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50D6" w14:textId="03DBA03F" w:rsidR="006D6639" w:rsidRDefault="00B71FAA" w:rsidP="1616A059">
      <w:pPr>
        <w:pStyle w:val="Title"/>
      </w:pPr>
      <w:r w:rsidRPr="00B71FAA">
        <w:t>Enhanced Detection of Age-Related and Cognitive Declines Using Automated Hippocampal-to-Ventricle Ratio in Alzheimer's Patients</w:t>
      </w:r>
    </w:p>
    <w:p w14:paraId="48A1FDC5" w14:textId="04CF3FDD" w:rsidR="00C03729" w:rsidRPr="00C03729" w:rsidRDefault="00C03729" w:rsidP="00C03729">
      <w:pPr>
        <w:pStyle w:val="Subtitle"/>
      </w:pPr>
      <w:r>
        <w:t>Hippocampal-to-ventricle ratio validation</w:t>
      </w:r>
    </w:p>
    <w:p w14:paraId="27A0E388" w14:textId="6C54E04B" w:rsidR="006D6639" w:rsidRDefault="0066025B" w:rsidP="0B4994EC">
      <w:pPr>
        <w:spacing w:before="240" w:after="240"/>
        <w:rPr>
          <w:vertAlign w:val="superscript"/>
          <w:lang w:val="en-US"/>
        </w:rPr>
      </w:pPr>
      <w:r w:rsidRPr="0B4994EC">
        <w:rPr>
          <w:lang w:val="en-US"/>
        </w:rPr>
        <w:t>Sofia Fernandez-Lozano</w:t>
      </w:r>
      <w:r w:rsidRPr="0B4994EC">
        <w:rPr>
          <w:vertAlign w:val="superscript"/>
          <w:lang w:val="en-US"/>
        </w:rPr>
        <w:t>a,b</w:t>
      </w:r>
      <w:r w:rsidRPr="0B4994EC">
        <w:rPr>
          <w:lang w:val="en-US"/>
        </w:rPr>
        <w:t>,</w:t>
      </w:r>
      <w:r w:rsidR="0086400B">
        <w:t xml:space="preserve"> </w:t>
      </w:r>
      <w:r w:rsidR="0086400B">
        <w:tab/>
      </w:r>
      <w:r w:rsidR="328541F4" w:rsidRPr="0B4994EC">
        <w:rPr>
          <w:lang w:val="en-US"/>
        </w:rPr>
        <w:t>sofia.fernandezlozano@mail.mcgill.ca</w:t>
      </w:r>
      <w:r>
        <w:br/>
      </w:r>
      <w:r w:rsidRPr="0B4994EC">
        <w:rPr>
          <w:lang w:val="en-US"/>
        </w:rPr>
        <w:t>Vladimir Fonov</w:t>
      </w:r>
      <w:r w:rsidRPr="0B4994EC">
        <w:rPr>
          <w:vertAlign w:val="superscript"/>
          <w:lang w:val="en-US"/>
        </w:rPr>
        <w:t>a,b</w:t>
      </w:r>
      <w:r w:rsidRPr="0B4994EC">
        <w:rPr>
          <w:lang w:val="en-US"/>
        </w:rPr>
        <w:t>,</w:t>
      </w:r>
      <w:r w:rsidR="62A7F8A6" w:rsidRPr="0B4994EC">
        <w:rPr>
          <w:lang w:val="en-US"/>
        </w:rPr>
        <w:t xml:space="preserve"> </w:t>
      </w:r>
      <w:r w:rsidR="0086400B">
        <w:rPr>
          <w:lang w:val="en-US"/>
        </w:rPr>
        <w:tab/>
      </w:r>
      <w:r w:rsidR="0086400B">
        <w:rPr>
          <w:lang w:val="en-US"/>
        </w:rPr>
        <w:tab/>
      </w:r>
      <w:r w:rsidR="36B2A47F" w:rsidRPr="0B4994EC">
        <w:rPr>
          <w:lang w:val="en-US"/>
        </w:rPr>
        <w:t>vladimir.fonov@mcgill.ca</w:t>
      </w:r>
      <w:r>
        <w:br/>
      </w:r>
      <w:r w:rsidRPr="0B4994EC">
        <w:rPr>
          <w:lang w:val="en-US"/>
        </w:rPr>
        <w:t>Dorothee Schoemaker</w:t>
      </w:r>
      <w:r w:rsidR="5F111F5E" w:rsidRPr="0B4994EC">
        <w:rPr>
          <w:vertAlign w:val="superscript"/>
          <w:lang w:val="en-US"/>
        </w:rPr>
        <w:t>c</w:t>
      </w:r>
      <w:r w:rsidRPr="0B4994EC">
        <w:rPr>
          <w:lang w:val="en-US"/>
        </w:rPr>
        <w:t>,</w:t>
      </w:r>
      <w:r w:rsidR="0086400B">
        <w:rPr>
          <w:lang w:val="en-US"/>
        </w:rPr>
        <w:t xml:space="preserve"> </w:t>
      </w:r>
      <w:r w:rsidR="0086400B">
        <w:rPr>
          <w:lang w:val="en-US"/>
        </w:rPr>
        <w:tab/>
      </w:r>
      <w:r w:rsidR="71FCCBDE" w:rsidRPr="0B4994EC">
        <w:rPr>
          <w:lang w:val="en-US"/>
        </w:rPr>
        <w:t>dorothee.schoemaker@gmail.com</w:t>
      </w:r>
      <w:r>
        <w:br/>
      </w:r>
      <w:r w:rsidRPr="0B4994EC">
        <w:rPr>
          <w:lang w:val="en-US"/>
        </w:rPr>
        <w:t>Jens Pruessner</w:t>
      </w:r>
      <w:r w:rsidR="2F2BEDDA" w:rsidRPr="0B4994EC">
        <w:rPr>
          <w:vertAlign w:val="superscript"/>
          <w:lang w:val="en-US"/>
        </w:rPr>
        <w:t>d</w:t>
      </w:r>
      <w:r w:rsidRPr="0B4994EC">
        <w:rPr>
          <w:lang w:val="en-US"/>
        </w:rPr>
        <w:t>,</w:t>
      </w:r>
      <w:r w:rsidR="0086400B">
        <w:rPr>
          <w:lang w:val="en-US"/>
        </w:rPr>
        <w:t xml:space="preserve"> </w:t>
      </w:r>
      <w:r w:rsidR="0086400B">
        <w:rPr>
          <w:lang w:val="en-US"/>
        </w:rPr>
        <w:tab/>
      </w:r>
      <w:r w:rsidR="0086400B">
        <w:rPr>
          <w:lang w:val="en-US"/>
        </w:rPr>
        <w:tab/>
      </w:r>
      <w:r w:rsidR="42114830" w:rsidRPr="0B4994EC">
        <w:rPr>
          <w:lang w:val="en-US"/>
        </w:rPr>
        <w:t>jens.pruessner@uni-konstanz.de</w:t>
      </w:r>
      <w:r>
        <w:br/>
      </w:r>
      <w:r w:rsidRPr="0B4994EC">
        <w:rPr>
          <w:lang w:val="en-US"/>
        </w:rPr>
        <w:t>Olivier Potvin</w:t>
      </w:r>
      <w:r w:rsidR="2A6CE0C8" w:rsidRPr="0B4994EC">
        <w:rPr>
          <w:vertAlign w:val="superscript"/>
          <w:lang w:val="en-US"/>
        </w:rPr>
        <w:t>e</w:t>
      </w:r>
      <w:r w:rsidRPr="0B4994EC">
        <w:rPr>
          <w:lang w:val="en-US"/>
        </w:rPr>
        <w:t>,</w:t>
      </w:r>
      <w:r w:rsidR="0086400B">
        <w:rPr>
          <w:lang w:val="en-US"/>
        </w:rPr>
        <w:t xml:space="preserve"> </w:t>
      </w:r>
      <w:r w:rsidR="0086400B">
        <w:rPr>
          <w:lang w:val="en-US"/>
        </w:rPr>
        <w:tab/>
      </w:r>
      <w:r w:rsidR="0086400B">
        <w:rPr>
          <w:lang w:val="en-US"/>
        </w:rPr>
        <w:tab/>
      </w:r>
      <w:r w:rsidR="17A0339C" w:rsidRPr="0B4994EC">
        <w:rPr>
          <w:lang w:val="en-US"/>
        </w:rPr>
        <w:t>olivier.potvin@criucpq.ulaval.ca</w:t>
      </w:r>
      <w:r>
        <w:br/>
      </w:r>
      <w:r w:rsidRPr="0B4994EC">
        <w:rPr>
          <w:lang w:val="en-US"/>
        </w:rPr>
        <w:t>Simon Duchesne</w:t>
      </w:r>
      <w:r w:rsidR="17137532" w:rsidRPr="0B4994EC">
        <w:rPr>
          <w:vertAlign w:val="superscript"/>
          <w:lang w:val="en-US"/>
        </w:rPr>
        <w:t>e</w:t>
      </w:r>
      <w:r w:rsidR="5BC5E2A5" w:rsidRPr="0B4994EC">
        <w:rPr>
          <w:vertAlign w:val="superscript"/>
          <w:lang w:val="en-US"/>
        </w:rPr>
        <w:t>,f</w:t>
      </w:r>
      <w:r w:rsidRPr="0B4994EC">
        <w:rPr>
          <w:lang w:val="en-US"/>
        </w:rPr>
        <w:t>,</w:t>
      </w:r>
      <w:r w:rsidR="0086400B">
        <w:rPr>
          <w:lang w:val="en-US"/>
        </w:rPr>
        <w:t xml:space="preserve"> </w:t>
      </w:r>
      <w:r w:rsidR="0086400B">
        <w:rPr>
          <w:lang w:val="en-US"/>
        </w:rPr>
        <w:tab/>
      </w:r>
      <w:r w:rsidR="0086400B">
        <w:rPr>
          <w:lang w:val="en-US"/>
        </w:rPr>
        <w:tab/>
      </w:r>
      <w:r w:rsidR="5A8C608B" w:rsidRPr="0B4994EC">
        <w:rPr>
          <w:lang w:val="en-US"/>
        </w:rPr>
        <w:t>simon.duchesne@fmed.ulaval.ca</w:t>
      </w:r>
      <w:r>
        <w:br/>
      </w:r>
      <w:r w:rsidR="3C9293D0" w:rsidRPr="0B4994EC">
        <w:rPr>
          <w:lang w:val="en-US"/>
        </w:rPr>
        <w:t>*</w:t>
      </w:r>
      <w:r w:rsidRPr="0B4994EC">
        <w:rPr>
          <w:lang w:val="en-US"/>
        </w:rPr>
        <w:t>D. Louis Collins</w:t>
      </w:r>
      <w:r w:rsidRPr="0B4994EC">
        <w:rPr>
          <w:vertAlign w:val="superscript"/>
          <w:lang w:val="en-US"/>
        </w:rPr>
        <w:t>a,b,</w:t>
      </w:r>
      <w:r w:rsidR="198B66A8" w:rsidRPr="0B4994EC">
        <w:rPr>
          <w:vertAlign w:val="superscript"/>
          <w:lang w:val="en-US"/>
        </w:rPr>
        <w:t>g</w:t>
      </w:r>
      <w:r w:rsidR="0086400B">
        <w:rPr>
          <w:lang w:val="en-US"/>
        </w:rPr>
        <w:t xml:space="preserve">, </w:t>
      </w:r>
      <w:r w:rsidR="0086400B">
        <w:rPr>
          <w:lang w:val="en-US"/>
        </w:rPr>
        <w:tab/>
      </w:r>
      <w:r w:rsidR="0086400B">
        <w:rPr>
          <w:lang w:val="en-US"/>
        </w:rPr>
        <w:tab/>
      </w:r>
      <w:r w:rsidR="3BC154F1" w:rsidRPr="0B4994EC">
        <w:rPr>
          <w:lang w:val="en-US"/>
        </w:rPr>
        <w:t>louis.collins@mcgill.ca</w:t>
      </w:r>
      <w:r>
        <w:br/>
      </w:r>
      <w:r w:rsidRPr="0B4994EC">
        <w:rPr>
          <w:lang w:val="en-US"/>
        </w:rPr>
        <w:t>for the Alzheimer’s Disease Neuroimaging Initiative</w:t>
      </w:r>
      <w:r w:rsidRPr="0B4994EC">
        <w:rPr>
          <w:vertAlign w:val="superscript"/>
          <w:lang w:val="en-US"/>
        </w:rPr>
        <w:t>‡</w:t>
      </w:r>
    </w:p>
    <w:p w14:paraId="6D6B87A2" w14:textId="77777777" w:rsidR="00EA2CC9" w:rsidRDefault="0066025B" w:rsidP="1616A059">
      <w:r w:rsidRPr="0B4994EC">
        <w:rPr>
          <w:color w:val="012012"/>
          <w:vertAlign w:val="superscript"/>
          <w:lang w:val="en-US"/>
        </w:rPr>
        <w:t>a</w:t>
      </w:r>
      <w:r w:rsidRPr="0B4994EC">
        <w:rPr>
          <w:color w:val="012012"/>
          <w:lang w:val="en-US"/>
        </w:rPr>
        <w:t>McConnell Brain Imaging Centre, Montreal Neurological Institute, McGill University, Montreal, Quebec, Canada</w:t>
      </w:r>
      <w:r w:rsidR="1942B5C6" w:rsidRPr="0B4994EC">
        <w:rPr>
          <w:color w:val="012012"/>
          <w:lang w:val="en-US"/>
        </w:rPr>
        <w:t>.</w:t>
      </w:r>
      <w:r>
        <w:br/>
      </w:r>
      <w:r w:rsidRPr="0B4994EC">
        <w:rPr>
          <w:color w:val="012012"/>
          <w:vertAlign w:val="superscript"/>
          <w:lang w:val="en-US"/>
        </w:rPr>
        <w:t>b</w:t>
      </w:r>
      <w:r w:rsidRPr="0B4994EC">
        <w:rPr>
          <w:color w:val="012012"/>
          <w:lang w:val="en-US"/>
        </w:rPr>
        <w:t>Department of Neurology and Neurosurgery, McGill University, Montreal, Quebec, Canada</w:t>
      </w:r>
      <w:r w:rsidR="25828C44" w:rsidRPr="0B4994EC">
        <w:rPr>
          <w:color w:val="012012"/>
          <w:lang w:val="en-US"/>
        </w:rPr>
        <w:t>.</w:t>
      </w:r>
      <w:r>
        <w:br/>
      </w:r>
      <w:r w:rsidR="634D25FE" w:rsidRPr="0B4994EC">
        <w:rPr>
          <w:vertAlign w:val="superscript"/>
          <w:lang w:val="en-US"/>
        </w:rPr>
        <w:t>c</w:t>
      </w:r>
      <w:r w:rsidR="3F8A057A" w:rsidRPr="0B4994EC">
        <w:rPr>
          <w:lang w:val="en-US"/>
        </w:rPr>
        <w:t>Department of Psychology, McGill University, Montreal, Quebec, Canada</w:t>
      </w:r>
      <w:r w:rsidR="25828C44" w:rsidRPr="0B4994EC">
        <w:rPr>
          <w:lang w:val="en-US"/>
        </w:rPr>
        <w:t>.</w:t>
      </w:r>
      <w:r>
        <w:br/>
      </w:r>
      <w:r w:rsidR="5F626CA9" w:rsidRPr="0B4994EC">
        <w:rPr>
          <w:color w:val="012012"/>
          <w:vertAlign w:val="superscript"/>
          <w:lang w:val="en-US"/>
        </w:rPr>
        <w:t>d</w:t>
      </w:r>
      <w:r w:rsidR="5F626CA9" w:rsidRPr="0B4994EC">
        <w:rPr>
          <w:lang w:val="en-US"/>
        </w:rPr>
        <w:t>Department of Psychology, University of Konstanz, Konstanz, Germany</w:t>
      </w:r>
      <w:r w:rsidR="0BED5074" w:rsidRPr="0B4994EC">
        <w:rPr>
          <w:lang w:val="en-US"/>
        </w:rPr>
        <w:t>.</w:t>
      </w:r>
      <w:r>
        <w:br/>
      </w:r>
      <w:r w:rsidR="7CBD7061" w:rsidRPr="0B4994EC">
        <w:rPr>
          <w:color w:val="012012"/>
          <w:vertAlign w:val="superscript"/>
          <w:lang w:val="en-US"/>
        </w:rPr>
        <w:t>e</w:t>
      </w:r>
      <w:r w:rsidR="4F39468E" w:rsidRPr="0B4994EC">
        <w:rPr>
          <w:color w:val="012012"/>
          <w:lang w:val="en-US"/>
        </w:rPr>
        <w:t>Quebec Heart and Lung Research Institute, Quebec City, Quebec, Canada</w:t>
      </w:r>
      <w:r w:rsidR="0BED5074" w:rsidRPr="0B4994EC">
        <w:rPr>
          <w:color w:val="012012"/>
          <w:lang w:val="en-US"/>
        </w:rPr>
        <w:t>.</w:t>
      </w:r>
      <w:r>
        <w:br/>
      </w:r>
      <w:r w:rsidR="328CF04C" w:rsidRPr="0B4994EC">
        <w:rPr>
          <w:color w:val="012012"/>
          <w:vertAlign w:val="superscript"/>
          <w:lang w:val="en-US"/>
        </w:rPr>
        <w:t>f</w:t>
      </w:r>
      <w:r w:rsidR="328CF04C" w:rsidRPr="0B4994EC">
        <w:rPr>
          <w:color w:val="012012"/>
          <w:lang w:val="en-US"/>
        </w:rPr>
        <w:t>Radiology and Nuclear medicine Department, Université Laval, Quebec City, Quebec, Canada.</w:t>
      </w:r>
      <w:r>
        <w:br/>
      </w:r>
      <w:r w:rsidR="33BFBBCC" w:rsidRPr="0B4994EC">
        <w:rPr>
          <w:color w:val="012012"/>
          <w:vertAlign w:val="superscript"/>
          <w:lang w:val="en-US"/>
        </w:rPr>
        <w:t>g</w:t>
      </w:r>
      <w:r w:rsidR="0CFF8F87" w:rsidRPr="0B4994EC">
        <w:rPr>
          <w:color w:val="012012"/>
          <w:lang w:val="en-US"/>
        </w:rPr>
        <w:t>Department of Biomedical Engineering, McGill University, Montreal, Quebec, Canada</w:t>
      </w:r>
      <w:r w:rsidR="6F1C7CEF" w:rsidRPr="0B4994EC">
        <w:rPr>
          <w:color w:val="012012"/>
          <w:lang w:val="en-US"/>
        </w:rPr>
        <w:t>.</w:t>
      </w:r>
      <w:r>
        <w:br/>
      </w:r>
      <w:r w:rsidRPr="0B4994EC">
        <w:rPr>
          <w:color w:val="012012"/>
          <w:vertAlign w:val="superscript"/>
          <w:lang w:val="en-US"/>
        </w:rPr>
        <w:t>‡</w:t>
      </w:r>
      <w:r w:rsidRPr="0B4994EC">
        <w:rPr>
          <w:color w:val="012012"/>
          <w:lang w:val="en-US"/>
        </w:rPr>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be found at: </w:t>
      </w:r>
      <w:r>
        <w:br/>
      </w:r>
      <w:r>
        <w:fldChar w:fldCharType="begin"/>
      </w:r>
      <w:r>
        <w:instrText>HYPERLINK "http://adni.loni.usc.edu/wp-content/uploads/how_to_apply/ADNI_Acknowledgement_List.pdf" \h</w:instrText>
      </w:r>
      <w:r>
        <w:fldChar w:fldCharType="separate"/>
      </w:r>
      <w:r w:rsidRPr="0B4994EC">
        <w:rPr>
          <w:color w:val="012012"/>
          <w:lang w:val="en-US"/>
        </w:rPr>
        <w:t>http://adni.loni.usc.edu/wp-content/uploads/how_to_apply/ADNI_Acknowledgement_List.pdf</w:t>
      </w:r>
      <w:r>
        <w:fldChar w:fldCharType="end"/>
      </w:r>
    </w:p>
    <w:p w14:paraId="68E5F159" w14:textId="7AA37FD2" w:rsidR="1C2113FD" w:rsidRPr="00EA2CC9" w:rsidRDefault="1C2113FD" w:rsidP="1616A059">
      <w:pPr>
        <w:rPr>
          <w:color w:val="012012"/>
        </w:rPr>
      </w:pPr>
      <w:r>
        <w:t xml:space="preserve">*Corresponding author. </w:t>
      </w:r>
    </w:p>
    <w:p w14:paraId="16A0E553" w14:textId="77777777" w:rsidR="00C87586" w:rsidRDefault="00C87586" w:rsidP="0032209D">
      <w:pPr>
        <w:pStyle w:val="Heading1"/>
      </w:pPr>
      <w:r>
        <w:lastRenderedPageBreak/>
        <w:t>Authorship:</w:t>
      </w:r>
    </w:p>
    <w:p w14:paraId="201C22F8" w14:textId="77777777" w:rsidR="00C87586" w:rsidRDefault="722E5488" w:rsidP="00A23993">
      <w:pPr>
        <w:pStyle w:val="ListParagraph"/>
        <w:numPr>
          <w:ilvl w:val="0"/>
          <w:numId w:val="4"/>
        </w:numPr>
        <w:spacing w:line="360" w:lineRule="auto"/>
      </w:pPr>
      <w:r w:rsidRPr="00C87586">
        <w:t xml:space="preserve">Sofia Fernandez-Lozano: Conceptualization, Methodology, Software, Investigation, </w:t>
      </w:r>
      <w:r w:rsidR="13CEDCBC" w:rsidRPr="00C87586">
        <w:t xml:space="preserve">Writing – Original Draft, Visualization. </w:t>
      </w:r>
    </w:p>
    <w:p w14:paraId="3D865EF8" w14:textId="77777777" w:rsidR="00C87586" w:rsidRDefault="13CEDCBC" w:rsidP="00A23993">
      <w:pPr>
        <w:pStyle w:val="ListParagraph"/>
        <w:numPr>
          <w:ilvl w:val="0"/>
          <w:numId w:val="4"/>
        </w:numPr>
        <w:spacing w:line="360" w:lineRule="auto"/>
      </w:pPr>
      <w:r w:rsidRPr="0B4994EC">
        <w:rPr>
          <w:lang w:val="en-US"/>
        </w:rPr>
        <w:t>Vladimir Fonov: Software, Data Curation</w:t>
      </w:r>
      <w:r w:rsidR="31420264" w:rsidRPr="0B4994EC">
        <w:rPr>
          <w:lang w:val="en-US"/>
        </w:rPr>
        <w:t xml:space="preserve">. </w:t>
      </w:r>
    </w:p>
    <w:p w14:paraId="0B381892" w14:textId="77777777" w:rsidR="00C87586" w:rsidRDefault="31420264" w:rsidP="00A23993">
      <w:pPr>
        <w:pStyle w:val="ListParagraph"/>
        <w:numPr>
          <w:ilvl w:val="0"/>
          <w:numId w:val="4"/>
        </w:numPr>
        <w:spacing w:line="360" w:lineRule="auto"/>
      </w:pPr>
      <w:r w:rsidRPr="00C87586">
        <w:t xml:space="preserve">Dorothee Schoemaker: Resources, Writing – Review &amp; Editing. </w:t>
      </w:r>
    </w:p>
    <w:p w14:paraId="3A626A81" w14:textId="77777777" w:rsidR="00C87586" w:rsidRDefault="675C86D0" w:rsidP="00A23993">
      <w:pPr>
        <w:pStyle w:val="ListParagraph"/>
        <w:numPr>
          <w:ilvl w:val="0"/>
          <w:numId w:val="4"/>
        </w:numPr>
        <w:spacing w:line="360" w:lineRule="auto"/>
      </w:pPr>
      <w:r w:rsidRPr="00C87586">
        <w:t xml:space="preserve">Jens Pruessner: Resources, Writing – Review &amp; Editing. </w:t>
      </w:r>
    </w:p>
    <w:p w14:paraId="50C3E29E" w14:textId="77777777" w:rsidR="00C87586" w:rsidRDefault="675C86D0" w:rsidP="00A23993">
      <w:pPr>
        <w:pStyle w:val="ListParagraph"/>
        <w:numPr>
          <w:ilvl w:val="0"/>
          <w:numId w:val="4"/>
        </w:numPr>
        <w:spacing w:line="360" w:lineRule="auto"/>
      </w:pPr>
      <w:r w:rsidRPr="00C87586">
        <w:t xml:space="preserve">Olivier Potvin: Resources, Writing – Review &amp; Editing. </w:t>
      </w:r>
    </w:p>
    <w:p w14:paraId="0BF11178" w14:textId="77777777" w:rsidR="00C87586" w:rsidRDefault="675C86D0" w:rsidP="00A23993">
      <w:pPr>
        <w:pStyle w:val="ListParagraph"/>
        <w:numPr>
          <w:ilvl w:val="0"/>
          <w:numId w:val="4"/>
        </w:numPr>
        <w:spacing w:line="360" w:lineRule="auto"/>
      </w:pPr>
      <w:r w:rsidRPr="00C87586">
        <w:t xml:space="preserve">Simon Duchesne: Resources, Writing – Review &amp; Editing. </w:t>
      </w:r>
    </w:p>
    <w:p w14:paraId="49D60C3D" w14:textId="18AD82AC" w:rsidR="00C87586" w:rsidRDefault="675C86D0" w:rsidP="00A23993">
      <w:pPr>
        <w:pStyle w:val="ListParagraph"/>
        <w:numPr>
          <w:ilvl w:val="0"/>
          <w:numId w:val="4"/>
        </w:numPr>
        <w:spacing w:line="360" w:lineRule="auto"/>
      </w:pPr>
      <w:r w:rsidRPr="00C87586">
        <w:t>D. Louis Collins: Conce</w:t>
      </w:r>
      <w:r w:rsidR="2BE3D044" w:rsidRPr="00C87586">
        <w:t>ptualization, Writing – Review &amp; Editing, Supervision.</w:t>
      </w:r>
    </w:p>
    <w:p w14:paraId="23D74EF6" w14:textId="77777777" w:rsidR="006D6639" w:rsidRPr="00C87586" w:rsidRDefault="0066025B" w:rsidP="0032209D">
      <w:pPr>
        <w:pStyle w:val="Heading1"/>
      </w:pPr>
      <w:bookmarkStart w:id="0" w:name="_qix59oy08u8"/>
      <w:bookmarkEnd w:id="0"/>
      <w:r w:rsidRPr="00C87586">
        <w:t>Abstract</w:t>
      </w:r>
    </w:p>
    <w:p w14:paraId="588CD23F" w14:textId="122CCDFA" w:rsidR="006D6639" w:rsidRDefault="22851FC5" w:rsidP="00A23993">
      <w:pPr>
        <w:spacing w:line="360" w:lineRule="auto"/>
        <w:jc w:val="both"/>
      </w:pPr>
      <w:r w:rsidRPr="0B4994EC">
        <w:rPr>
          <w:b/>
          <w:bCs/>
          <w:lang w:val="en-US"/>
        </w:rPr>
        <w:t>Background</w:t>
      </w:r>
      <w:r w:rsidRPr="0B4994EC">
        <w:rPr>
          <w:lang w:val="en-US"/>
        </w:rPr>
        <w:t xml:space="preserve">: The hippocampal-to-ventricle ratio (HVR) is a biomarker </w:t>
      </w:r>
      <w:r w:rsidR="004972F6" w:rsidRPr="0B4994EC">
        <w:rPr>
          <w:lang w:val="en-US"/>
        </w:rPr>
        <w:t>of</w:t>
      </w:r>
      <w:r w:rsidRPr="0B4994EC">
        <w:rPr>
          <w:lang w:val="en-US"/>
        </w:rPr>
        <w:t xml:space="preserve"> medial temporal atrophy, particularly useful in </w:t>
      </w:r>
      <w:r w:rsidR="005A55B0" w:rsidRPr="0B4994EC">
        <w:rPr>
          <w:lang w:val="en-US"/>
        </w:rPr>
        <w:t>the assessment of neurodegeneration in diseases</w:t>
      </w:r>
      <w:r w:rsidR="00C8058B" w:rsidRPr="0B4994EC">
        <w:rPr>
          <w:lang w:val="en-US"/>
        </w:rPr>
        <w:t xml:space="preserve"> such as</w:t>
      </w:r>
      <w:r w:rsidRPr="0B4994EC">
        <w:rPr>
          <w:lang w:val="en-US"/>
        </w:rPr>
        <w:t xml:space="preserve"> Alzheimer’s </w:t>
      </w:r>
      <w:r w:rsidR="00EA2CC9" w:rsidRPr="0B4994EC">
        <w:rPr>
          <w:lang w:val="en-US"/>
        </w:rPr>
        <w:t xml:space="preserve">disease </w:t>
      </w:r>
      <w:r w:rsidRPr="0B4994EC">
        <w:rPr>
          <w:lang w:val="en-US"/>
        </w:rPr>
        <w:t xml:space="preserve">(AD). </w:t>
      </w:r>
      <w:r w:rsidR="004972F6" w:rsidRPr="0B4994EC">
        <w:rPr>
          <w:lang w:val="en-US"/>
        </w:rPr>
        <w:t>To minimize subjectivity and inter-rater variabil</w:t>
      </w:r>
      <w:r w:rsidR="00206312" w:rsidRPr="0B4994EC">
        <w:rPr>
          <w:lang w:val="en-US"/>
        </w:rPr>
        <w:t>i</w:t>
      </w:r>
      <w:r w:rsidR="004972F6" w:rsidRPr="0B4994EC">
        <w:rPr>
          <w:lang w:val="en-US"/>
        </w:rPr>
        <w:t>ty,</w:t>
      </w:r>
      <w:r w:rsidR="00FE68AC" w:rsidRPr="0B4994EC">
        <w:rPr>
          <w:lang w:val="en-US"/>
        </w:rPr>
        <w:t xml:space="preserve"> an</w:t>
      </w:r>
      <w:r w:rsidR="004972F6" w:rsidRPr="0B4994EC">
        <w:rPr>
          <w:lang w:val="en-US"/>
        </w:rPr>
        <w:t xml:space="preserve"> automat</w:t>
      </w:r>
      <w:r w:rsidR="00FE68AC" w:rsidRPr="0B4994EC">
        <w:rPr>
          <w:lang w:val="en-US"/>
        </w:rPr>
        <w:t>ed, accurate,</w:t>
      </w:r>
      <w:r w:rsidR="004972F6" w:rsidRPr="0B4994EC">
        <w:rPr>
          <w:lang w:val="en-US"/>
        </w:rPr>
        <w:t xml:space="preserve"> </w:t>
      </w:r>
      <w:r w:rsidRPr="0B4994EC">
        <w:rPr>
          <w:lang w:val="en-US"/>
        </w:rPr>
        <w:t>precise</w:t>
      </w:r>
      <w:r w:rsidR="00273074" w:rsidRPr="0B4994EC">
        <w:rPr>
          <w:lang w:val="en-US"/>
        </w:rPr>
        <w:t>,</w:t>
      </w:r>
      <w:r w:rsidRPr="0B4994EC">
        <w:rPr>
          <w:lang w:val="en-US"/>
        </w:rPr>
        <w:t xml:space="preserve"> and reliable segmentation </w:t>
      </w:r>
      <w:r w:rsidR="00257C50" w:rsidRPr="0B4994EC">
        <w:rPr>
          <w:lang w:val="en-US"/>
        </w:rPr>
        <w:t>technique</w:t>
      </w:r>
      <w:r w:rsidR="00637E86" w:rsidRPr="0B4994EC">
        <w:rPr>
          <w:lang w:val="en-US"/>
        </w:rPr>
        <w:t xml:space="preserve"> for </w:t>
      </w:r>
      <w:r w:rsidRPr="0B4994EC">
        <w:rPr>
          <w:lang w:val="en-US"/>
        </w:rPr>
        <w:t xml:space="preserve">the hippocampus (HC) and surrounding </w:t>
      </w:r>
      <w:r w:rsidR="00D87278" w:rsidRPr="0B4994EC">
        <w:rPr>
          <w:lang w:val="en-US"/>
        </w:rPr>
        <w:t>cerebro-spinal fluid (</w:t>
      </w:r>
      <w:r w:rsidRPr="0B4994EC">
        <w:rPr>
          <w:lang w:val="en-US"/>
        </w:rPr>
        <w:t>CSF</w:t>
      </w:r>
      <w:r w:rsidR="00D87278" w:rsidRPr="0B4994EC">
        <w:rPr>
          <w:lang w:val="en-US"/>
        </w:rPr>
        <w:t>)</w:t>
      </w:r>
      <w:r w:rsidR="00E36787" w:rsidRPr="0B4994EC">
        <w:rPr>
          <w:lang w:val="en-US"/>
        </w:rPr>
        <w:t xml:space="preserve"> filled</w:t>
      </w:r>
      <w:r w:rsidRPr="0B4994EC">
        <w:rPr>
          <w:lang w:val="en-US"/>
        </w:rPr>
        <w:t xml:space="preserve"> space</w:t>
      </w:r>
      <w:r w:rsidR="00E36787" w:rsidRPr="0B4994EC">
        <w:rPr>
          <w:lang w:val="en-US"/>
        </w:rPr>
        <w:t>s</w:t>
      </w:r>
      <w:r w:rsidR="00AA42A1" w:rsidRPr="0B4994EC">
        <w:rPr>
          <w:lang w:val="en-US"/>
        </w:rPr>
        <w:t xml:space="preserve"> </w:t>
      </w:r>
      <w:r w:rsidRPr="0B4994EC">
        <w:rPr>
          <w:lang w:val="en-US"/>
        </w:rPr>
        <w:t>—</w:t>
      </w:r>
      <w:r w:rsidR="00AA42A1" w:rsidRPr="0B4994EC">
        <w:rPr>
          <w:lang w:val="en-US"/>
        </w:rPr>
        <w:t xml:space="preserve"> such as the </w:t>
      </w:r>
      <w:r w:rsidRPr="0B4994EC">
        <w:rPr>
          <w:lang w:val="en-US"/>
        </w:rPr>
        <w:t>temporal horns of the lateral ventricles</w:t>
      </w:r>
      <w:r w:rsidR="00543908" w:rsidRPr="0B4994EC">
        <w:rPr>
          <w:lang w:val="en-US"/>
        </w:rPr>
        <w:t xml:space="preserve"> </w:t>
      </w:r>
      <w:r w:rsidRPr="0B4994EC">
        <w:rPr>
          <w:lang w:val="en-US"/>
        </w:rPr>
        <w:t>—</w:t>
      </w:r>
      <w:r w:rsidR="00543908" w:rsidRPr="0B4994EC">
        <w:rPr>
          <w:lang w:val="en-US"/>
        </w:rPr>
        <w:t xml:space="preserve"> </w:t>
      </w:r>
      <w:r w:rsidRPr="0B4994EC">
        <w:rPr>
          <w:lang w:val="en-US"/>
        </w:rPr>
        <w:t xml:space="preserve">is essential. </w:t>
      </w:r>
    </w:p>
    <w:p w14:paraId="49321C48" w14:textId="2BB866B7" w:rsidR="006D6639" w:rsidRDefault="22851FC5" w:rsidP="00A23993">
      <w:pPr>
        <w:spacing w:line="360" w:lineRule="auto"/>
        <w:jc w:val="both"/>
      </w:pPr>
      <w:r w:rsidRPr="0B4994EC">
        <w:rPr>
          <w:b/>
          <w:bCs/>
          <w:lang w:val="en-US"/>
        </w:rPr>
        <w:t>Methods</w:t>
      </w:r>
      <w:r w:rsidRPr="0B4994EC">
        <w:rPr>
          <w:lang w:val="en-US"/>
        </w:rPr>
        <w:t xml:space="preserve">: We trained and evaluated three automated methods </w:t>
      </w:r>
      <w:r w:rsidR="00C902ED" w:rsidRPr="0B4994EC">
        <w:rPr>
          <w:lang w:val="en-US"/>
        </w:rPr>
        <w:t xml:space="preserve">for the </w:t>
      </w:r>
      <w:r w:rsidRPr="0B4994EC">
        <w:rPr>
          <w:lang w:val="en-US"/>
        </w:rPr>
        <w:t>segment</w:t>
      </w:r>
      <w:r w:rsidR="002915D1" w:rsidRPr="0B4994EC">
        <w:rPr>
          <w:lang w:val="en-US"/>
        </w:rPr>
        <w:t>ation of both</w:t>
      </w:r>
      <w:r w:rsidRPr="0B4994EC">
        <w:rPr>
          <w:lang w:val="en-US"/>
        </w:rPr>
        <w:t xml:space="preserve"> HC and CSF </w:t>
      </w:r>
      <w:r w:rsidR="00A96771" w:rsidRPr="0B4994EC">
        <w:rPr>
          <w:lang w:val="en-US"/>
        </w:rPr>
        <w:t>(</w:t>
      </w:r>
      <w:r w:rsidRPr="0B4994EC">
        <w:rPr>
          <w:lang w:val="en-US"/>
        </w:rPr>
        <w:t>Multi-Atlas Label Fusion (MALF), Nonlinear Patch-Based Segmentation (NLPB), and a Convolutional Neural Network (CNN)</w:t>
      </w:r>
      <w:r w:rsidR="00920EC3" w:rsidRPr="0B4994EC">
        <w:rPr>
          <w:lang w:val="en-US"/>
        </w:rPr>
        <w:t>)</w:t>
      </w:r>
      <w:r w:rsidRPr="0B4994EC">
        <w:rPr>
          <w:lang w:val="en-US"/>
        </w:rPr>
        <w:t xml:space="preserve">. </w:t>
      </w:r>
      <w:r w:rsidR="004972F6" w:rsidRPr="0B4994EC">
        <w:rPr>
          <w:lang w:val="en-US"/>
        </w:rPr>
        <w:t xml:space="preserve">We </w:t>
      </w:r>
      <w:r w:rsidR="00BA4558" w:rsidRPr="0B4994EC">
        <w:rPr>
          <w:lang w:val="en-US"/>
        </w:rPr>
        <w:t xml:space="preserve">then evaluated these methods, including </w:t>
      </w:r>
      <w:r w:rsidRPr="0B4994EC">
        <w:rPr>
          <w:lang w:val="en-US"/>
        </w:rPr>
        <w:t xml:space="preserve">the widely used </w:t>
      </w:r>
      <w:r w:rsidRPr="0B4994EC">
        <w:rPr>
          <w:i/>
          <w:iCs/>
          <w:lang w:val="en-US"/>
        </w:rPr>
        <w:t>FreeSurfer</w:t>
      </w:r>
      <w:r w:rsidR="00FF54D4" w:rsidRPr="0B4994EC">
        <w:rPr>
          <w:lang w:val="en-US"/>
        </w:rPr>
        <w:t xml:space="preserve"> technique</w:t>
      </w:r>
      <w:r w:rsidRPr="0B4994EC">
        <w:rPr>
          <w:lang w:val="en-US"/>
        </w:rPr>
        <w:t xml:space="preserve">, </w:t>
      </w:r>
      <w:r w:rsidR="00552F0F" w:rsidRPr="0B4994EC">
        <w:rPr>
          <w:lang w:val="en-US"/>
        </w:rPr>
        <w:t xml:space="preserve">using </w:t>
      </w:r>
      <w:r w:rsidRPr="0B4994EC">
        <w:rPr>
          <w:lang w:val="en-US"/>
        </w:rPr>
        <w:t>baseline T1w MRIs of 1,</w:t>
      </w:r>
      <w:r w:rsidR="005351D0" w:rsidRPr="0B4994EC">
        <w:rPr>
          <w:lang w:val="en-US"/>
        </w:rPr>
        <w:t>641</w:t>
      </w:r>
      <w:r w:rsidR="002F1B5B" w:rsidRPr="0B4994EC">
        <w:rPr>
          <w:lang w:val="en-US"/>
        </w:rPr>
        <w:t xml:space="preserve"> participants</w:t>
      </w:r>
      <w:r w:rsidR="004972F6" w:rsidRPr="0B4994EC">
        <w:rPr>
          <w:lang w:val="en-US"/>
        </w:rPr>
        <w:t xml:space="preserve"> from </w:t>
      </w:r>
      <w:r w:rsidRPr="0B4994EC">
        <w:rPr>
          <w:lang w:val="en-US"/>
        </w:rPr>
        <w:t>the AD</w:t>
      </w:r>
      <w:r w:rsidR="0092789A" w:rsidRPr="0B4994EC">
        <w:rPr>
          <w:lang w:val="en-US"/>
        </w:rPr>
        <w:t xml:space="preserve"> Neuroimaging Initiative study with various degree of atrophy associated with their cognitive status</w:t>
      </w:r>
      <w:r w:rsidR="00443459" w:rsidRPr="0B4994EC">
        <w:rPr>
          <w:lang w:val="en-US"/>
        </w:rPr>
        <w:t xml:space="preserve"> on the spectrum from cognitively healthy to clinically probable AD</w:t>
      </w:r>
      <w:r w:rsidR="00E06260" w:rsidRPr="0B4994EC">
        <w:rPr>
          <w:lang w:val="en-US"/>
        </w:rPr>
        <w:t>. Our gold standard consisted in manual segmentation</w:t>
      </w:r>
      <w:r w:rsidR="00A731EF" w:rsidRPr="0B4994EC">
        <w:rPr>
          <w:lang w:val="en-US"/>
        </w:rPr>
        <w:t xml:space="preserve"> of </w:t>
      </w:r>
      <w:r w:rsidR="00FC52B2" w:rsidRPr="0B4994EC">
        <w:rPr>
          <w:lang w:val="en-US"/>
        </w:rPr>
        <w:t xml:space="preserve">HC and CSF </w:t>
      </w:r>
      <w:r w:rsidR="009319D2" w:rsidRPr="0B4994EC">
        <w:rPr>
          <w:lang w:val="en-US"/>
        </w:rPr>
        <w:t>from 80 cognitively healthy individuals.</w:t>
      </w:r>
      <w:r w:rsidRPr="0B4994EC">
        <w:rPr>
          <w:lang w:val="en-US"/>
        </w:rPr>
        <w:t xml:space="preserve"> </w:t>
      </w:r>
      <w:r w:rsidR="00AB2C3C" w:rsidRPr="0B4994EC">
        <w:rPr>
          <w:lang w:val="en-US"/>
        </w:rPr>
        <w:t>We</w:t>
      </w:r>
      <w:r w:rsidRPr="0B4994EC">
        <w:rPr>
          <w:lang w:val="en-US"/>
        </w:rPr>
        <w:t xml:space="preserve"> calculat</w:t>
      </w:r>
      <w:r w:rsidR="00AB2C3C" w:rsidRPr="0B4994EC">
        <w:rPr>
          <w:lang w:val="en-US"/>
        </w:rPr>
        <w:t>ed</w:t>
      </w:r>
      <w:r w:rsidR="005B3E6E" w:rsidRPr="0B4994EC">
        <w:rPr>
          <w:lang w:val="en-US"/>
        </w:rPr>
        <w:t xml:space="preserve"> HC</w:t>
      </w:r>
      <w:r w:rsidR="004972F6" w:rsidRPr="0B4994EC">
        <w:rPr>
          <w:lang w:val="en-US"/>
        </w:rPr>
        <w:t xml:space="preserve"> volume</w:t>
      </w:r>
      <w:r w:rsidR="005B3E6E" w:rsidRPr="0B4994EC">
        <w:rPr>
          <w:lang w:val="en-US"/>
        </w:rPr>
        <w:t>s</w:t>
      </w:r>
      <w:r w:rsidRPr="0B4994EC">
        <w:rPr>
          <w:lang w:val="en-US"/>
        </w:rPr>
        <w:t xml:space="preserve"> and HVR</w:t>
      </w:r>
      <w:r w:rsidR="00AB2C3C" w:rsidRPr="0B4994EC">
        <w:rPr>
          <w:lang w:val="en-US"/>
        </w:rPr>
        <w:t xml:space="preserve"> a</w:t>
      </w:r>
      <w:r w:rsidR="1850BF7A" w:rsidRPr="0B4994EC">
        <w:rPr>
          <w:lang w:val="en-US"/>
        </w:rPr>
        <w:t>n</w:t>
      </w:r>
      <w:r w:rsidR="00AB2C3C" w:rsidRPr="0B4994EC">
        <w:rPr>
          <w:lang w:val="en-US"/>
        </w:rPr>
        <w:t xml:space="preserve">d </w:t>
      </w:r>
      <w:r w:rsidRPr="0B4994EC">
        <w:rPr>
          <w:lang w:val="en-US"/>
        </w:rPr>
        <w:t xml:space="preserve">compared all methods in terms of segmentation reliability, similarity across methods, sensitivity in detecting between-group differences and associations with age, scores of the learning subtest of the </w:t>
      </w:r>
      <w:r w:rsidR="257D2640" w:rsidRPr="0B4994EC">
        <w:rPr>
          <w:lang w:val="en-US"/>
        </w:rPr>
        <w:t>Rey Auditory Verbal Learning Test (</w:t>
      </w:r>
      <w:r w:rsidRPr="0B4994EC">
        <w:rPr>
          <w:lang w:val="en-US"/>
        </w:rPr>
        <w:t>RAVLT</w:t>
      </w:r>
      <w:r w:rsidR="439D0FBF" w:rsidRPr="0B4994EC">
        <w:rPr>
          <w:lang w:val="en-US"/>
        </w:rPr>
        <w:t>)</w:t>
      </w:r>
      <w:r w:rsidRPr="0B4994EC">
        <w:rPr>
          <w:lang w:val="en-US"/>
        </w:rPr>
        <w:t xml:space="preserve"> and the A</w:t>
      </w:r>
      <w:r w:rsidR="12CD9536" w:rsidRPr="0B4994EC">
        <w:rPr>
          <w:lang w:val="en-US"/>
        </w:rPr>
        <w:t>lzheimer’s Disease Assessment Scale 13 (A</w:t>
      </w:r>
      <w:r w:rsidRPr="0B4994EC">
        <w:rPr>
          <w:lang w:val="en-US"/>
        </w:rPr>
        <w:t>DAS13</w:t>
      </w:r>
      <w:r w:rsidR="430B9B0C" w:rsidRPr="0B4994EC">
        <w:rPr>
          <w:lang w:val="en-US"/>
        </w:rPr>
        <w:t>)</w:t>
      </w:r>
      <w:r w:rsidRPr="0B4994EC">
        <w:rPr>
          <w:lang w:val="en-US"/>
        </w:rPr>
        <w:t xml:space="preserve"> scores.</w:t>
      </w:r>
    </w:p>
    <w:p w14:paraId="2ABE399C" w14:textId="1F8E2137" w:rsidR="006D6639" w:rsidRDefault="22851FC5" w:rsidP="00A23993">
      <w:pPr>
        <w:spacing w:line="360" w:lineRule="auto"/>
        <w:jc w:val="both"/>
      </w:pPr>
      <w:r w:rsidRPr="0B4994EC">
        <w:rPr>
          <w:b/>
          <w:bCs/>
          <w:lang w:val="en-US"/>
        </w:rPr>
        <w:lastRenderedPageBreak/>
        <w:t>Results</w:t>
      </w:r>
      <w:r w:rsidRPr="0B4994EC">
        <w:rPr>
          <w:lang w:val="en-US"/>
        </w:rPr>
        <w:t xml:space="preserve">: </w:t>
      </w:r>
      <w:r w:rsidR="00784755" w:rsidRPr="0B4994EC">
        <w:rPr>
          <w:lang w:val="en-US"/>
        </w:rPr>
        <w:t>C</w:t>
      </w:r>
      <w:r w:rsidR="00EA2CC9" w:rsidRPr="0B4994EC">
        <w:rPr>
          <w:lang w:val="en-US"/>
        </w:rPr>
        <w:t>ross validation demonstrated that t</w:t>
      </w:r>
      <w:r w:rsidRPr="0B4994EC">
        <w:rPr>
          <w:lang w:val="en-US"/>
        </w:rPr>
        <w:t xml:space="preserve">he CNN method </w:t>
      </w:r>
      <w:r w:rsidR="00AB2C3C" w:rsidRPr="0B4994EC">
        <w:rPr>
          <w:lang w:val="en-US"/>
        </w:rPr>
        <w:t>yield</w:t>
      </w:r>
      <w:r w:rsidR="00693525" w:rsidRPr="0B4994EC">
        <w:rPr>
          <w:lang w:val="en-US"/>
        </w:rPr>
        <w:t>ed</w:t>
      </w:r>
      <w:r w:rsidR="00AB2C3C" w:rsidRPr="0B4994EC">
        <w:rPr>
          <w:lang w:val="en-US"/>
        </w:rPr>
        <w:t xml:space="preserve"> more accurate</w:t>
      </w:r>
      <w:r w:rsidRPr="0B4994EC">
        <w:rPr>
          <w:lang w:val="en-US"/>
        </w:rPr>
        <w:t xml:space="preserve"> HC and CSF segmentations</w:t>
      </w:r>
      <w:r w:rsidR="00AB2C3C" w:rsidRPr="0B4994EC">
        <w:rPr>
          <w:lang w:val="en-US"/>
        </w:rPr>
        <w:t xml:space="preserve"> </w:t>
      </w:r>
      <w:r w:rsidR="00995910" w:rsidRPr="0B4994EC">
        <w:rPr>
          <w:lang w:val="en-US"/>
        </w:rPr>
        <w:t xml:space="preserve">when </w:t>
      </w:r>
      <w:r w:rsidR="00AB2C3C" w:rsidRPr="0B4994EC">
        <w:rPr>
          <w:lang w:val="en-US"/>
        </w:rPr>
        <w:t>compared to MALF and NLPB</w:t>
      </w:r>
      <w:r w:rsidRPr="0B4994EC">
        <w:rPr>
          <w:lang w:val="en-US"/>
        </w:rPr>
        <w:t>, demonstrating higher volumetric overlap (Dice Kappa = 0.94) and correlation (rho = 0.99) with the manual labels. It was also the most reliable method in clinical data application, showing minimal failures. Our comparisons yielded high correlations between FreeSurfer, CNN and NLPB volumetric values. HVR</w:t>
      </w:r>
      <w:r w:rsidR="00C52C1F" w:rsidRPr="0B4994EC">
        <w:rPr>
          <w:lang w:val="en-US"/>
        </w:rPr>
        <w:t xml:space="preserve"> </w:t>
      </w:r>
      <w:r w:rsidR="00AB2C3C" w:rsidRPr="0B4994EC">
        <w:rPr>
          <w:lang w:val="en-US"/>
        </w:rPr>
        <w:t>yield</w:t>
      </w:r>
      <w:r w:rsidR="00C52C1F" w:rsidRPr="0B4994EC">
        <w:rPr>
          <w:lang w:val="en-US"/>
        </w:rPr>
        <w:t>ed</w:t>
      </w:r>
      <w:r w:rsidRPr="0B4994EC">
        <w:rPr>
          <w:lang w:val="en-US"/>
        </w:rPr>
        <w:t xml:space="preserve"> higher </w:t>
      </w:r>
      <w:r w:rsidR="00314194" w:rsidRPr="0B4994EC">
        <w:rPr>
          <w:lang w:val="en-US"/>
        </w:rPr>
        <w:t>control</w:t>
      </w:r>
      <w:r w:rsidRPr="0B4994EC">
        <w:rPr>
          <w:lang w:val="en-US"/>
        </w:rPr>
        <w:t>:AD effect sizes than HC</w:t>
      </w:r>
      <w:r w:rsidR="00314194" w:rsidRPr="0B4994EC">
        <w:rPr>
          <w:lang w:val="en-US"/>
        </w:rPr>
        <w:t xml:space="preserve"> </w:t>
      </w:r>
      <w:r w:rsidRPr="0B4994EC">
        <w:rPr>
          <w:lang w:val="en-US"/>
        </w:rPr>
        <w:t>vol</w:t>
      </w:r>
      <w:r w:rsidR="00314194" w:rsidRPr="0B4994EC">
        <w:rPr>
          <w:lang w:val="en-US"/>
        </w:rPr>
        <w:t>umes</w:t>
      </w:r>
      <w:r w:rsidRPr="0B4994EC">
        <w:rPr>
          <w:lang w:val="en-US"/>
        </w:rPr>
        <w:t xml:space="preserve"> among all segmentation methods, reinforcing the significance of HVR in clinical distinction.</w:t>
      </w:r>
    </w:p>
    <w:p w14:paraId="21E854F1" w14:textId="2D0438E1" w:rsidR="006D6639" w:rsidRDefault="22851FC5" w:rsidP="00A23993">
      <w:pPr>
        <w:spacing w:line="360" w:lineRule="auto"/>
        <w:jc w:val="both"/>
      </w:pPr>
      <w:r w:rsidRPr="0B4994EC">
        <w:rPr>
          <w:b/>
          <w:bCs/>
          <w:lang w:val="en-US"/>
        </w:rPr>
        <w:t>Associations</w:t>
      </w:r>
      <w:r w:rsidRPr="0B4994EC">
        <w:rPr>
          <w:lang w:val="en-US"/>
        </w:rPr>
        <w:t>: The positive association with age was significantly stronger for HVR compared to HC</w:t>
      </w:r>
      <w:r w:rsidR="0097004F" w:rsidRPr="0B4994EC">
        <w:rPr>
          <w:lang w:val="en-US"/>
        </w:rPr>
        <w:t xml:space="preserve"> </w:t>
      </w:r>
      <w:r w:rsidRPr="0B4994EC">
        <w:rPr>
          <w:lang w:val="en-US"/>
        </w:rPr>
        <w:t>vol</w:t>
      </w:r>
      <w:r w:rsidR="0097004F" w:rsidRPr="0B4994EC">
        <w:rPr>
          <w:lang w:val="en-US"/>
        </w:rPr>
        <w:t>umes</w:t>
      </w:r>
      <w:r w:rsidRPr="0B4994EC">
        <w:rPr>
          <w:lang w:val="en-US"/>
        </w:rPr>
        <w:t xml:space="preserve"> on all methods except FreeSurfer. Memory associations </w:t>
      </w:r>
      <w:r w:rsidR="00AB2C3C" w:rsidRPr="0B4994EC">
        <w:rPr>
          <w:lang w:val="en-US"/>
        </w:rPr>
        <w:t>with HC</w:t>
      </w:r>
      <w:r w:rsidR="000D5964" w:rsidRPr="0B4994EC">
        <w:rPr>
          <w:lang w:val="en-US"/>
        </w:rPr>
        <w:t xml:space="preserve"> </w:t>
      </w:r>
      <w:r w:rsidR="00AB2C3C" w:rsidRPr="0B4994EC">
        <w:rPr>
          <w:lang w:val="en-US"/>
        </w:rPr>
        <w:t>vol</w:t>
      </w:r>
      <w:r w:rsidR="000D5964" w:rsidRPr="0B4994EC">
        <w:rPr>
          <w:lang w:val="en-US"/>
        </w:rPr>
        <w:t>umes</w:t>
      </w:r>
      <w:r w:rsidR="00AB2C3C" w:rsidRPr="0B4994EC">
        <w:rPr>
          <w:lang w:val="en-US"/>
        </w:rPr>
        <w:t xml:space="preserve"> or HVR </w:t>
      </w:r>
      <w:r w:rsidRPr="0B4994EC">
        <w:rPr>
          <w:lang w:val="en-US"/>
        </w:rPr>
        <w:t>were only significant for</w:t>
      </w:r>
      <w:r w:rsidR="00052270" w:rsidRPr="0B4994EC">
        <w:rPr>
          <w:lang w:val="en-US"/>
        </w:rPr>
        <w:t xml:space="preserve"> individuals with mild cognitive impairment</w:t>
      </w:r>
      <w:r w:rsidRPr="0B4994EC">
        <w:rPr>
          <w:lang w:val="en-US"/>
        </w:rPr>
        <w:t xml:space="preserve">. Finally, </w:t>
      </w:r>
      <w:r w:rsidR="00A31938" w:rsidRPr="0B4994EC">
        <w:rPr>
          <w:lang w:val="en-US"/>
        </w:rPr>
        <w:t xml:space="preserve">the </w:t>
      </w:r>
      <w:r w:rsidRPr="0B4994EC">
        <w:rPr>
          <w:lang w:val="en-US"/>
        </w:rPr>
        <w:t>HC</w:t>
      </w:r>
      <w:r w:rsidR="00A31938" w:rsidRPr="0B4994EC">
        <w:rPr>
          <w:lang w:val="en-US"/>
        </w:rPr>
        <w:t xml:space="preserve"> </w:t>
      </w:r>
      <w:r w:rsidRPr="0B4994EC">
        <w:rPr>
          <w:lang w:val="en-US"/>
        </w:rPr>
        <w:t>vol</w:t>
      </w:r>
      <w:r w:rsidR="00A31938" w:rsidRPr="0B4994EC">
        <w:rPr>
          <w:lang w:val="en-US"/>
        </w:rPr>
        <w:t>umes</w:t>
      </w:r>
      <w:r w:rsidRPr="0B4994EC">
        <w:rPr>
          <w:lang w:val="en-US"/>
        </w:rPr>
        <w:t xml:space="preserve"> and HVR showed comparable negative associations with </w:t>
      </w:r>
      <w:r w:rsidR="6EF3D929" w:rsidRPr="0B4994EC">
        <w:rPr>
          <w:lang w:val="en-US"/>
        </w:rPr>
        <w:t>ADAS13</w:t>
      </w:r>
      <w:r w:rsidRPr="0B4994EC">
        <w:rPr>
          <w:lang w:val="en-US"/>
        </w:rPr>
        <w:t>, particularly in the</w:t>
      </w:r>
      <w:r w:rsidR="00732B63" w:rsidRPr="0B4994EC">
        <w:rPr>
          <w:lang w:val="en-US"/>
        </w:rPr>
        <w:t xml:space="preserve"> mild cognitive impairment</w:t>
      </w:r>
      <w:r w:rsidRPr="0B4994EC">
        <w:rPr>
          <w:lang w:val="en-US"/>
        </w:rPr>
        <w:t xml:space="preserve"> cohort.  </w:t>
      </w:r>
    </w:p>
    <w:p w14:paraId="524CA303" w14:textId="3E086023" w:rsidR="006D6639" w:rsidRDefault="22851FC5" w:rsidP="00A23993">
      <w:pPr>
        <w:spacing w:line="360" w:lineRule="auto"/>
        <w:jc w:val="both"/>
      </w:pPr>
      <w:r w:rsidRPr="0B4994EC">
        <w:rPr>
          <w:b/>
          <w:bCs/>
          <w:lang w:val="en-US"/>
        </w:rPr>
        <w:t>Conclusion</w:t>
      </w:r>
      <w:r w:rsidRPr="0B4994EC">
        <w:rPr>
          <w:lang w:val="en-US"/>
        </w:rPr>
        <w:t>: This study provides a</w:t>
      </w:r>
      <w:r w:rsidR="0F33F379" w:rsidRPr="0B4994EC">
        <w:rPr>
          <w:lang w:val="en-US"/>
        </w:rPr>
        <w:t>n</w:t>
      </w:r>
      <w:r w:rsidRPr="0B4994EC">
        <w:rPr>
          <w:lang w:val="en-US"/>
        </w:rPr>
        <w:t xml:space="preserve"> evaluation of automated segmentation methods centered </w:t>
      </w:r>
      <w:r w:rsidR="00AB2C3C" w:rsidRPr="0B4994EC">
        <w:rPr>
          <w:lang w:val="en-US"/>
        </w:rPr>
        <w:t>to estimate</w:t>
      </w:r>
      <w:r w:rsidRPr="0B4994EC">
        <w:rPr>
          <w:lang w:val="en-US"/>
        </w:rPr>
        <w:t xml:space="preserve"> HVR, emphasizing </w:t>
      </w:r>
      <w:r w:rsidR="003E1D8A" w:rsidRPr="0B4994EC">
        <w:rPr>
          <w:lang w:val="en-US"/>
        </w:rPr>
        <w:t xml:space="preserve">the </w:t>
      </w:r>
      <w:r w:rsidRPr="0B4994EC">
        <w:rPr>
          <w:lang w:val="en-US"/>
        </w:rPr>
        <w:t>superior performance</w:t>
      </w:r>
      <w:r w:rsidR="003E1D8A" w:rsidRPr="0B4994EC">
        <w:rPr>
          <w:lang w:val="en-US"/>
        </w:rPr>
        <w:t xml:space="preserve"> of a CNN-based algorithm</w:t>
      </w:r>
      <w:r w:rsidRPr="0B4994EC">
        <w:rPr>
          <w:lang w:val="en-US"/>
        </w:rPr>
        <w:t>. The findings underscore the pivotal role of accurate segmentation in HVR calculations for precise clinical applications, contributing valuable insights into medial temporal lobe atrophy in neurodegenerative disorders, especially AD.</w:t>
      </w:r>
    </w:p>
    <w:p w14:paraId="6707191C" w14:textId="353CF1AF" w:rsidR="25F30B46" w:rsidRDefault="25F30B46" w:rsidP="0032209D">
      <w:pPr>
        <w:pStyle w:val="Heading1"/>
      </w:pPr>
      <w:r>
        <w:t>Keywords</w:t>
      </w:r>
    </w:p>
    <w:p w14:paraId="0A5CB40C" w14:textId="3CE357DD" w:rsidR="25F30B46" w:rsidRDefault="25F30B46" w:rsidP="00A23993">
      <w:pPr>
        <w:spacing w:line="360" w:lineRule="auto"/>
      </w:pPr>
      <w:r>
        <w:t>MRI, Hippocampus, Alzheimer’s Disease, Automatic segmentation, Memory, Cognitive decline.</w:t>
      </w:r>
    </w:p>
    <w:p w14:paraId="619C1A86" w14:textId="76599EF2" w:rsidR="4EE52D4F" w:rsidRDefault="4EE52D4F" w:rsidP="0032209D">
      <w:pPr>
        <w:pStyle w:val="Heading1"/>
      </w:pPr>
      <w:r>
        <w:t>Abbreviations</w:t>
      </w:r>
    </w:p>
    <w:p w14:paraId="4A614CAE" w14:textId="77777777" w:rsidR="00EE3B57" w:rsidRDefault="2DED4DA0" w:rsidP="00EE3B57">
      <w:pPr>
        <w:spacing w:line="360" w:lineRule="auto"/>
        <w:jc w:val="both"/>
        <w:rPr>
          <w:lang w:val="en-US"/>
        </w:rPr>
      </w:pPr>
      <w:r w:rsidRPr="0B4994EC">
        <w:rPr>
          <w:lang w:val="en-US"/>
        </w:rPr>
        <w:t>AD: Alzheimer’s disease.</w:t>
      </w:r>
      <w:r w:rsidR="6C896E7A" w:rsidRPr="0B4994EC">
        <w:rPr>
          <w:lang w:val="en-US"/>
        </w:rPr>
        <w:t xml:space="preserve"> </w:t>
      </w:r>
      <w:r w:rsidR="2FAEF478" w:rsidRPr="0B4994EC">
        <w:rPr>
          <w:lang w:val="en-US"/>
        </w:rPr>
        <w:t>ADAS13: Alzheimer’s disease assessment scale 13.</w:t>
      </w:r>
      <w:r w:rsidR="7A0BF402" w:rsidRPr="0B4994EC">
        <w:rPr>
          <w:lang w:val="en-US"/>
        </w:rPr>
        <w:t xml:space="preserve"> </w:t>
      </w:r>
      <w:r w:rsidR="2FAEF478" w:rsidRPr="0B4994EC">
        <w:rPr>
          <w:lang w:val="en-US"/>
        </w:rPr>
        <w:t>ADNI: Alzheimer’s disease neuroimaging initiative.</w:t>
      </w:r>
      <w:r w:rsidR="327DCED9" w:rsidRPr="0B4994EC">
        <w:rPr>
          <w:lang w:val="en-US"/>
        </w:rPr>
        <w:t xml:space="preserve"> </w:t>
      </w:r>
      <w:r w:rsidR="36845386" w:rsidRPr="0B4994EC">
        <w:rPr>
          <w:lang w:val="en-US"/>
        </w:rPr>
        <w:t>CI: confidence interval.</w:t>
      </w:r>
      <w:r w:rsidR="6487139C" w:rsidRPr="0B4994EC">
        <w:rPr>
          <w:lang w:val="en-US"/>
        </w:rPr>
        <w:t xml:space="preserve"> </w:t>
      </w:r>
      <w:r w:rsidR="36845386" w:rsidRPr="0B4994EC">
        <w:rPr>
          <w:lang w:val="en-US"/>
        </w:rPr>
        <w:t>CH: cognitively healthy.</w:t>
      </w:r>
      <w:r w:rsidR="1B412A43" w:rsidRPr="0B4994EC">
        <w:rPr>
          <w:lang w:val="en-US"/>
        </w:rPr>
        <w:t xml:space="preserve"> </w:t>
      </w:r>
      <w:r w:rsidR="36845386" w:rsidRPr="0B4994EC">
        <w:rPr>
          <w:lang w:val="en-US"/>
        </w:rPr>
        <w:t>CSF: cerebro-spinal fluid.</w:t>
      </w:r>
      <w:r w:rsidR="311BE3B2" w:rsidRPr="0B4994EC">
        <w:rPr>
          <w:lang w:val="en-US"/>
        </w:rPr>
        <w:t xml:space="preserve"> </w:t>
      </w:r>
      <w:r w:rsidR="36845386" w:rsidRPr="0B4994EC">
        <w:rPr>
          <w:lang w:val="en-US"/>
        </w:rPr>
        <w:t>CSFvol: perihippocampal ventricular space.</w:t>
      </w:r>
      <w:r w:rsidR="6715D1BD" w:rsidRPr="0B4994EC">
        <w:rPr>
          <w:lang w:val="en-US"/>
        </w:rPr>
        <w:t xml:space="preserve"> </w:t>
      </w:r>
      <w:r w:rsidR="2FAEF478" w:rsidRPr="0B4994EC">
        <w:rPr>
          <w:lang w:val="en-US"/>
        </w:rPr>
        <w:t>CNN: convolutional neural network.</w:t>
      </w:r>
      <w:r w:rsidR="4E1514EC" w:rsidRPr="0B4994EC">
        <w:rPr>
          <w:lang w:val="en-US"/>
        </w:rPr>
        <w:t xml:space="preserve"> </w:t>
      </w:r>
      <w:ins w:id="1" w:author="Sofia Fernandez Lozano" w:date="2025-03-12T20:40:00Z" w16du:dateUtc="2025-03-13T00:40:00Z">
        <w:r w:rsidR="00532250">
          <w:rPr>
            <w:lang w:val="en-US"/>
          </w:rPr>
          <w:t xml:space="preserve">FS: FreeSurfer. </w:t>
        </w:r>
      </w:ins>
      <w:r w:rsidRPr="0B4994EC">
        <w:rPr>
          <w:lang w:val="en-US"/>
        </w:rPr>
        <w:t>HC: hippocampus.</w:t>
      </w:r>
      <w:r w:rsidR="244709E1" w:rsidRPr="0B4994EC">
        <w:rPr>
          <w:lang w:val="en-US"/>
        </w:rPr>
        <w:t xml:space="preserve"> </w:t>
      </w:r>
      <w:r w:rsidR="67D74334" w:rsidRPr="0B4994EC">
        <w:rPr>
          <w:lang w:val="en-US"/>
        </w:rPr>
        <w:t>HCvol: hippocampal volume.</w:t>
      </w:r>
      <w:r w:rsidR="6C571BC4" w:rsidRPr="0B4994EC">
        <w:rPr>
          <w:lang w:val="en-US"/>
        </w:rPr>
        <w:t xml:space="preserve"> </w:t>
      </w:r>
      <w:r w:rsidR="10337F85" w:rsidRPr="0B4994EC">
        <w:rPr>
          <w:lang w:val="en-US"/>
        </w:rPr>
        <w:t>HVR: hippocampal-to-ventricle ratio.</w:t>
      </w:r>
      <w:r w:rsidR="0062DE10" w:rsidRPr="0B4994EC">
        <w:rPr>
          <w:lang w:val="en-US"/>
        </w:rPr>
        <w:t xml:space="preserve"> </w:t>
      </w:r>
      <w:r w:rsidRPr="0B4994EC">
        <w:rPr>
          <w:lang w:val="en-US"/>
        </w:rPr>
        <w:t>MALF: multi-atlas label fusion.</w:t>
      </w:r>
      <w:r w:rsidR="6F670EA2" w:rsidRPr="0B4994EC">
        <w:rPr>
          <w:lang w:val="en-US"/>
        </w:rPr>
        <w:t xml:space="preserve"> </w:t>
      </w:r>
      <w:r w:rsidR="07BA43F1" w:rsidRPr="0B4994EC">
        <w:rPr>
          <w:lang w:val="en-US"/>
        </w:rPr>
        <w:t>MCI: mild cognitive impairment.</w:t>
      </w:r>
      <w:r w:rsidR="681D11B0" w:rsidRPr="0B4994EC">
        <w:rPr>
          <w:lang w:val="en-US"/>
        </w:rPr>
        <w:t xml:space="preserve"> </w:t>
      </w:r>
      <w:r w:rsidR="07BA43F1" w:rsidRPr="0B4994EC">
        <w:rPr>
          <w:lang w:val="en-US"/>
        </w:rPr>
        <w:t>MRI: magnetic resonance imaging.</w:t>
      </w:r>
      <w:r w:rsidR="3FBA133B" w:rsidRPr="0B4994EC">
        <w:rPr>
          <w:lang w:val="en-US"/>
        </w:rPr>
        <w:t xml:space="preserve"> </w:t>
      </w:r>
      <w:r w:rsidRPr="0B4994EC">
        <w:rPr>
          <w:lang w:val="en-US"/>
        </w:rPr>
        <w:t>NLPB: non-local patch-based.</w:t>
      </w:r>
      <w:r w:rsidR="7F4067E0" w:rsidRPr="0B4994EC">
        <w:rPr>
          <w:lang w:val="en-US"/>
        </w:rPr>
        <w:t xml:space="preserve"> </w:t>
      </w:r>
      <w:r w:rsidRPr="0B4994EC">
        <w:rPr>
          <w:lang w:val="en-US"/>
        </w:rPr>
        <w:t>RAVLT: Rey auditory verbal learning test.</w:t>
      </w:r>
    </w:p>
    <w:p w14:paraId="2EED08E1" w14:textId="77777777" w:rsidR="00EE3B57" w:rsidRDefault="00EE3B57">
      <w:pPr>
        <w:rPr>
          <w:lang w:val="en-US"/>
        </w:rPr>
      </w:pPr>
      <w:r>
        <w:rPr>
          <w:lang w:val="en-US"/>
        </w:rPr>
        <w:br w:type="page"/>
      </w:r>
    </w:p>
    <w:p w14:paraId="52A81FB1" w14:textId="12CF016D" w:rsidR="006D6639" w:rsidRPr="0032209D" w:rsidRDefault="0066025B" w:rsidP="0032209D">
      <w:pPr>
        <w:pStyle w:val="Heading1"/>
      </w:pPr>
      <w:bookmarkStart w:id="2" w:name="_r37dig06sbi"/>
      <w:bookmarkEnd w:id="2"/>
      <w:r w:rsidRPr="0032209D">
        <w:lastRenderedPageBreak/>
        <w:t>Introduction</w:t>
      </w:r>
    </w:p>
    <w:p w14:paraId="16D4B8DF" w14:textId="492B9CED" w:rsidR="006D6639" w:rsidRDefault="0066025B" w:rsidP="00A23993">
      <w:pPr>
        <w:spacing w:line="360" w:lineRule="auto"/>
        <w:jc w:val="both"/>
      </w:pPr>
      <w:r w:rsidRPr="0B4994EC">
        <w:rPr>
          <w:lang w:val="en-US"/>
        </w:rPr>
        <w:t xml:space="preserve">The hippocampus </w:t>
      </w:r>
      <w:r w:rsidR="000329BF" w:rsidRPr="0B4994EC">
        <w:rPr>
          <w:lang w:val="en-US"/>
        </w:rPr>
        <w:t xml:space="preserve">(HC) </w:t>
      </w:r>
      <w:r w:rsidRPr="0B4994EC">
        <w:rPr>
          <w:lang w:val="en-US"/>
        </w:rPr>
        <w:t xml:space="preserve">is a medial temporal lobe structure located </w:t>
      </w:r>
      <w:r w:rsidR="487271AC" w:rsidRPr="0B4994EC">
        <w:rPr>
          <w:lang w:val="en-US"/>
        </w:rPr>
        <w:t>medially</w:t>
      </w:r>
      <w:r w:rsidRPr="0B4994EC">
        <w:rPr>
          <w:lang w:val="en-US"/>
        </w:rPr>
        <w:t xml:space="preserve"> to the lateral horn of the lateral ventricles</w:t>
      </w:r>
      <w:r w:rsidR="204D77E4" w:rsidRPr="0B4994EC">
        <w:rPr>
          <w:lang w:val="en-US"/>
        </w:rPr>
        <w:t>, posterior to the amygdala, and superior to the parahippocampal gyrus</w:t>
      </w:r>
      <w:r w:rsidRPr="0B4994EC">
        <w:rPr>
          <w:lang w:val="en-US"/>
        </w:rPr>
        <w:t>. Integral to the limbic system, the</w:t>
      </w:r>
      <w:r w:rsidR="00256171" w:rsidRPr="0B4994EC">
        <w:rPr>
          <w:lang w:val="en-US"/>
        </w:rPr>
        <w:t xml:space="preserve"> HC</w:t>
      </w:r>
      <w:r w:rsidRPr="0B4994EC">
        <w:rPr>
          <w:lang w:val="en-US"/>
        </w:rPr>
        <w:t xml:space="preserve"> plays an important role in cognition, more specifically for declarative </w:t>
      </w:r>
      <w:r w:rsidR="5D1BB27F" w:rsidRPr="0B4994EC">
        <w:rPr>
          <w:lang w:val="en-US"/>
        </w:rPr>
        <w:t xml:space="preserve">and semantic </w:t>
      </w:r>
      <w:r w:rsidRPr="0B4994EC">
        <w:rPr>
          <w:lang w:val="en-US"/>
        </w:rPr>
        <w:t>memory</w:t>
      </w:r>
      <w:r w:rsidR="00F269B2">
        <w:rPr>
          <w:lang w:val="en-US"/>
        </w:rPr>
        <w:t>.</w:t>
      </w:r>
      <w:r>
        <w:fldChar w:fldCharType="begin"/>
      </w:r>
      <w:ins w:id="3" w:author="Sofia Fernandez Lozano" w:date="2025-03-12T20:59:00Z" w16du:dateUtc="2025-03-13T00:59:00Z">
        <w:r w:rsidR="00E73407">
          <w:instrText xml:space="preserve"> ADDIN ZOTERO_ITEM CSL_CITATION {"citationID":"yxdU9vZ8","properties":{"formattedCitation":"\\super 1\\nosupersub{}","plainCitation":"1","noteIndex":0},"citationItems":[{"id":2415,"uris":["http://zotero.org/users/4196598/items/T65USJXC"],"itemData":{"id":2415,"type":"article-journal","abstract":"The hippocampus serves a critical role in declarative memory—our capacity to recall everyday facts and events. Recent studies using functional brain imaging in humans and neuropsychological analyses of humans and animals with hippocampal damage have revealed some of the elemental cognitive processes mediated by the hippocampus. In addition, recent characterizations of neuronal firing patterns in behaving animals and humans have suggested how neural representations in the hippocampus underlie those elemental cognitive processes in the service of declarative memory.","container-title":"Neuron","DOI":"10.1016/j.neuron.2004.08.028","ISSN":"0896-6273","issue":"1","journalAbbreviation":"Neuron","page":"109-120","source":"ScienceDirect","title":"Hippocampus: Cognitive Processes and Neural Representations that Underlie Declarative Memory","title-short":"Hippocampus","volume":"44","author":[{"family":"Eichenbaum","given":"Howard"}],"issued":{"date-parts":[["2004",9,30]]}}}],"schema":"https://github.com/citation-style-language/schema/raw/master/csl-citation.json"} </w:instrText>
        </w:r>
      </w:ins>
      <w:del w:id="4" w:author="Sofia Fernandez Lozano" w:date="2024-12-12T15:01:00Z" w16du:dateUtc="2024-12-12T21:01:00Z">
        <w:r w:rsidR="0080169C" w:rsidDel="0078320C">
          <w:delInstrText xml:space="preserve"> ADDIN ZOTERO_ITEM CSL_CITATION {"citationID":"yxdU9vZ8","properties":{"formattedCitation":"\\super 1\\nosupersub{}","plainCitation":"1","noteIndex":0},"citationItems":[{"id":2415,"uris":["http://zotero.org/users/4196598/items/T65USJXC"],"itemData":{"id":2415,"type":"article-journal","abstract":"The hippocampus serves a critical role in declarative memory—our capacity to recall everyday facts and events. Recent studies using functional brain imaging in humans and neuropsychological analyses of humans and animals with hippocampal damage have revealed some of the elemental cognitive processes mediated by the hippocampus. In addition, recent characterizations of neuronal firing patterns in behaving animals and humans have suggested how neural representations in the hippocampus underlie those elemental cognitive processes in the service of declarative memory.","container-title":"Neuron","DOI":"10.1016/j.neuron.2004.08.028","ISSN":"0896-6273","issue":"1","journalAbbreviation":"Neuron","page":"109-120","source":"ScienceDirect","title":"Hippocampus: Cognitive Processes and Neural Representations that Underlie Declarative Memory","title-short":"Hippocampus","volume":"44","author":[{"family":"Eichenbaum","given":"Howard"}],"issued":{"date-parts":[["2004",9,30]]}}}],"schema":"https://github.com/citation-style-language/schema/raw/master/csl-citation.json"} </w:delInstrText>
        </w:r>
      </w:del>
      <w:r>
        <w:fldChar w:fldCharType="separate"/>
      </w:r>
      <w:r w:rsidR="0080169C" w:rsidRPr="0080169C">
        <w:rPr>
          <w:vertAlign w:val="superscript"/>
        </w:rPr>
        <w:t>1</w:t>
      </w:r>
      <w:r>
        <w:fldChar w:fldCharType="end"/>
      </w:r>
      <w:r w:rsidR="508E09C7" w:rsidRPr="0B4994EC">
        <w:rPr>
          <w:lang w:val="en-US"/>
        </w:rPr>
        <w:t xml:space="preserve"> It is further implicated in a number of </w:t>
      </w:r>
      <w:r w:rsidRPr="0B4994EC">
        <w:rPr>
          <w:lang w:val="en-US"/>
        </w:rPr>
        <w:t>psychiatric disorders such as depression</w:t>
      </w:r>
      <w:r w:rsidR="00F269B2">
        <w:rPr>
          <w:lang w:val="en-US"/>
        </w:rPr>
        <w:t>,</w:t>
      </w:r>
      <w:r>
        <w:fldChar w:fldCharType="begin"/>
      </w:r>
      <w:ins w:id="5" w:author="Sofia Fernandez Lozano" w:date="2025-03-12T20:59:00Z" w16du:dateUtc="2025-03-13T00:59:00Z">
        <w:r w:rsidR="00E73407">
          <w:instrText xml:space="preserve"> ADDIN ZOTERO_ITEM CSL_CITATION {"citationID":"jx5LHfJb","properties":{"formattedCitation":"\\super 2,3\\nosupersub{}","plainCitation":"2,3","noteIndex":0},"citationItems":[{"id":541,"uris":["http://zotero.org/users/4196598/items/NGNWJ8A2"],"itemData":{"id":541,"type":"article-journal","abstract":"OBJECTIVE: A number of studies have used magnetic resonance imaging to examine volumetric differences in temporal structures in subjects suffering from major depressive disorder. Studies have reported lower hippocampal and amygdala volume, but results have been inconsistent. The authors were interested, therefore, in examining these studies in the aggregate in order to determine whether hippocampal volume is lower in major depressive disorder. They also examined factors that may contribute to the disparate results in the literature.\nMETHOD: A meta-analysis was conducted of studies that used magnetic resonance imaging to assess the volume of the hippocampus and related structures in patients with major depressive disorder.\nRESULTS: Patients were seen to have lower hippocampal volume relative to comparison subjects, detectable if the hippocampus was measured as a discrete structure.\nCONCLUSIONS: Although the effect of major depressive disorder on amygdala volume remains to be conclusively established, inclusion of the amygdala with the hippocampus appears to have decreased the likelihood of detecting volumetric differences in either structure. Slice thickness or other scan parameters did not account for a substantive amount of the variance in results, whereas clinical variables of the populations studied, such as duration of illness or presence of abuse, may account for much of the discrepancy between findings.","container-title":"The American Journal of Psychiatry","DOI":"10.1176/appi.ajp.161.4.598","ISSN":"0002-953X","issue":"4","journalAbbreviation":"Am J Psychiatry","language":"eng","note":"PMID: 15056502","page":"598-607","source":"PubMed","title":"Lower hippocampal volume in patients suffering from depression: a meta-analysis","title-short":"Lower hippocampal volume in patients suffering from depression","volume":"161","author":[{"family":"Campbell","given":"Stephanie"},{"family":"Marriott","given":"Michael"},{"family":"Nahmias","given":"Claude"},{"family":"MacQueen","given":"Glenda M."}],"issued":{"date-parts":[["2004",4]]}}},{"id":540,"uris":["http://zotero.org/users/4196598/items/7UR3DKZD"],"itemData":{"id":540,"type":"article-journal","abstract":"OBJECTIVE: Several studies have found reduced hippocampal volume in patients with unipolar depression, but discrepancies exist. The authors performed a systematic review and meta-analysis of volumetric studies of the hippocampus in patients with mood disorders.\nMETHOD: Studies of hippocampal volume in unipolar and bipolar patients were identified. A meta-analysis of the 12 studies of unipolar depression fulfilling specific criteria was performed. The sample comprised 351 patients and 279 healthy subjects.\nRESULTS: The studies were highly heterogeneous regarding age and gender distribution, age at onset of the disorder, average number of episodes, and responsiveness to treatment, but the pooled effect size of depression was significant in both hemispheres for the unipolar patients. The weighted average showed a reduction of hippocampal volume of 8% on the left side and 10% on the right side. The causes of the heterogeneity were analyzed, and a meta-regression showed that the total number of depressive episodes was significantly correlated to right but not left hippocampal volume reduction.\nCONCLUSIONS: Hippocampal volume is reduced in patients with unipolar depression, maybe as a consequence of repeated periods of major depressive disorder. Bipolar patients did not seem to show a reduction in hippocampal volume, but this has been much less investigated.","container-title":"The American Journal of Psychiatry","DOI":"10.1176/appi.ajp.161.11.1957","ISSN":"0002-953X","issue":"11","journalAbbreviation":"Am J Psychiatry","language":"eng","note":"PMID: 15514393","page":"1957-1966","source":"PubMed","title":"Hippocampal volume and depression: a meta-analysis of MRI studies","title-short":"Hippocampal volume and depression","volume":"161","author":[{"family":"Videbech","given":"Poul"},{"family":"Ravnkilde","given":"Barbara"}],"issued":{"date-parts":[["2004",11]]}}}],"schema":"https://github.com/citation-style-language/schema/raw/master/csl-citation.json"} </w:instrText>
        </w:r>
      </w:ins>
      <w:del w:id="6" w:author="Sofia Fernandez Lozano" w:date="2024-12-12T15:01:00Z" w16du:dateUtc="2024-12-12T21:01:00Z">
        <w:r w:rsidR="0080169C" w:rsidDel="0078320C">
          <w:delInstrText xml:space="preserve"> ADDIN ZOTERO_ITEM CSL_CITATION {"citationID":"jx5LHfJb","properties":{"formattedCitation":"\\super 2,3\\nosupersub{}","plainCitation":"2,3","noteIndex":0},"citationItems":[{"id":541,"uris":["http://zotero.org/users/4196598/items/NGNWJ8A2"],"itemData":{"id":541,"type":"article-journal","abstract":"OBJECTIVE: A number of studies have used magnetic resonance imaging to examine volumetric differences in temporal structures in subjects suffering from major depressive disorder. Studies have reported lower hippocampal and amygdala volume, but results have been inconsistent. The authors were interested, therefore, in examining these studies in the aggregate in order to determine whether hippocampal volume is lower in major depressive disorder. They also examined factors that may contribute to the disparate results in the literature.\nMETHOD: A meta-analysis was conducted of studies that used magnetic resonance imaging to assess the volume of the hippocampus and related structures in patients with major depressive disorder.\nRESULTS: Patients were seen to have lower hippocampal volume relative to comparison subjects, detectable if the hippocampus was measured as a discrete structure.\nCONCLUSIONS: Although the effect of major depressive disorder on amygdala volume remains to be conclusively established, inclusion of the amygdala with the hippocampus appears to have decreased the likelihood of detecting volumetric differences in either structure. Slice thickness or other scan parameters did not account for a substantive amount of the variance in results, whereas clinical variables of the populations studied, such as duration of illness or presence of abuse, may account for much of the discrepancy between findings.","container-title":"The American Journal of Psychiatry","DOI":"10.1176/appi.ajp.161.4.598","ISSN":"0002-953X","issue":"4","journalAbbreviation":"Am J Psychiatry","language":"eng","note":"PMID: 15056502","page":"598-607","source":"PubMed","title":"Lower hippocampal volume in patients suffering from depression: a meta-analysis","title-short":"Lower hippocampal volume in patients suffering from depression","volume":"161","author":[{"family":"Campbell","given":"Stephanie"},{"family":"Marriott","given":"Michael"},{"family":"Nahmias","given":"Claude"},{"family":"MacQueen","given":"Glenda M."}],"issued":{"date-parts":[["2004",4]]}}},{"id":540,"uris":["http://zotero.org/users/4196598/items/7UR3DKZD"],"itemData":{"id":540,"type":"article-journal","abstract":"OBJECTIVE: Several studies have found reduced hippocampal volume in patients with unipolar depression, but discrepancies exist. The authors performed a systematic review and meta-analysis of volumetric studies of the hippocampus in patients with mood disorders.\nMETHOD: Studies of hippocampal volume in unipolar and bipolar patients were identified. A meta-analysis of the 12 studies of unipolar depression fulfilling specific criteria was performed. The sample comprised 351 patients and 279 healthy subjects.\nRESULTS: The studies were highly heterogeneous regarding age and gender distribution, age at onset of the disorder, average number of episodes, and responsiveness to treatment, but the pooled effect size of depression was significant in both hemispheres for the unipolar patients. The weighted average showed a reduction of hippocampal volume of 8% on the left side and 10% on the right side. The causes of the heterogeneity were analyzed, and a meta-regression showed that the total number of depressive episodes was significantly correlated to right but not left hippocampal volume reduction.\nCONCLUSIONS: Hippocampal volume is reduced in patients with unipolar depression, maybe as a consequence of repeated periods of major depressive disorder. Bipolar patients did not seem to show a reduction in hippocampal volume, but this has been much less investigated.","container-title":"The American Journal of Psychiatry","DOI":"10.1176/appi.ajp.161.11.1957","ISSN":"0002-953X","issue":"11","journalAbbreviation":"Am J Psychiatry","language":"eng","note":"PMID: 15514393","page":"1957-1966","source":"PubMed","title":"Hippocampal volume and depression: a meta-analysis of MRI studies","title-short":"Hippocampal volume and depression","volume":"161","author":[{"family":"Videbech","given":"Poul"},{"family":"Ravnkilde","given":"Barbara"}],"issued":{"date-parts":[["2004",11]]}}}],"schema":"https://github.com/citation-style-language/schema/raw/master/csl-citation.json"} </w:delInstrText>
        </w:r>
      </w:del>
      <w:r>
        <w:fldChar w:fldCharType="separate"/>
      </w:r>
      <w:r w:rsidR="0080169C" w:rsidRPr="0080169C">
        <w:rPr>
          <w:vertAlign w:val="superscript"/>
        </w:rPr>
        <w:t>2,3</w:t>
      </w:r>
      <w:r>
        <w:fldChar w:fldCharType="end"/>
      </w:r>
      <w:r w:rsidRPr="0B4994EC">
        <w:rPr>
          <w:lang w:val="en-US"/>
        </w:rPr>
        <w:t xml:space="preserve"> schizophrenia</w:t>
      </w:r>
      <w:r w:rsidR="00F269B2">
        <w:rPr>
          <w:lang w:val="en-US"/>
        </w:rPr>
        <w:t>,</w:t>
      </w:r>
      <w:r>
        <w:fldChar w:fldCharType="begin"/>
      </w:r>
      <w:ins w:id="7" w:author="Sofia Fernandez Lozano" w:date="2025-03-12T20:59:00Z" w16du:dateUtc="2025-03-13T00:59:00Z">
        <w:r w:rsidR="00E73407">
          <w:instrText xml:space="preserve"> ADDIN ZOTERO_ITEM CSL_CITATION {"citationID":"pU1poyXn","properties":{"formattedCitation":"\\super 4\\nosupersub{}","plainCitation":"4","noteIndex":0},"citationItems":[{"id":538,"uris":["http://zotero.org/users/4196598/items/9YV5QVUV"],"itemData":{"id":538,"type":"article-journal","abstract":"Several magnetic resonance imaging studies have reported hippocampal volume reduction in patients with schizophrenia, but other studies have reported contrasting results. In this review and meta-analysis, the authors aim to clarify whether a reduction in hippocampal volume characterizes patients with schizophrenia by considering illness phase (chronic and first episode) and hippocampus side separately. They made a detailed literature search for studies reporting physical volumetric hippocampal measures of patients with schizophrenia and healthy control (HC) participants and found 44 studies that were eligible for meta-analysis. Individual meta-analyses were also performed on 13 studies of first-episode patients and on 22 studies of chronic patients. The authors also detected any different findings when only males or both males and females were considered. Finally, additional meta-analyses and analyses of variance investigated the role of the factors \"illness phase\" and \"side\" on hippocampal volume reduction. Overall, the patient group showed significant bilateral hippocampal volume reduction compared with HC. Interestingly, first-episode and chronic patients showed same-size hippocampal volume reduction. Moreover, the left hippocampus was smaller than the right hippocampus in patients and HC. This review and meta-analysis raises the question about whether hippocampal volume reduction in schizophrenia is of neurodevelopmental origin. Future studies should specifically investigate this issue.","container-title":"The Neuroscientist: A Review Journal Bringing Neurobiology, Neurology and Psychiatry","DOI":"10.1177/1073858410395147","ISSN":"1089-4098","issue":"2","journalAbbreviation":"Neuroscientist","language":"eng","note":"PMID: 21531988","page":"180-200","source":"PubMed","title":"Hippocampal volume reduction in first-episode and chronic schizophrenia: a review and meta-analysis","title-short":"Hippocampal volume reduction in first-episode and chronic schizophrenia","volume":"18","author":[{"family":"Adriano","given":"Fulvia"},{"family":"Caltagirone","given":"Carlo"},{"family":"Spalletta","given":"Gianfranco"}],"issued":{"date-parts":[["2012",4]]}}}],"schema":"https://github.com/citation-style-language/schema/raw/master/csl-citation.json"} </w:instrText>
        </w:r>
      </w:ins>
      <w:del w:id="8" w:author="Sofia Fernandez Lozano" w:date="2024-12-12T15:01:00Z" w16du:dateUtc="2024-12-12T21:01:00Z">
        <w:r w:rsidR="0080169C" w:rsidDel="0078320C">
          <w:delInstrText xml:space="preserve"> ADDIN ZOTERO_ITEM CSL_CITATION {"citationID":"pU1poyXn","properties":{"formattedCitation":"\\super 4\\nosupersub{}","plainCitation":"4","noteIndex":0},"citationItems":[{"id":538,"uris":["http://zotero.org/users/4196598/items/9YV5QVUV"],"itemData":{"id":538,"type":"article-journal","abstract":"Several magnetic resonance imaging studies have reported hippocampal volume reduction in patients with schizophrenia, but other studies have reported contrasting results. In this review and meta-analysis, the authors aim to clarify whether a reduction in hippocampal volume characterizes patients with schizophrenia by considering illness phase (chronic and first episode) and hippocampus side separately. They made a detailed literature search for studies reporting physical volumetric hippocampal measures of patients with schizophrenia and healthy control (HC) participants and found 44 studies that were eligible for meta-analysis. Individual meta-analyses were also performed on 13 studies of first-episode patients and on 22 studies of chronic patients. The authors also detected any different findings when only males or both males and females were considered. Finally, additional meta-analyses and analyses of variance investigated the role of the factors \"illness phase\" and \"side\" on hippocampal volume reduction. Overall, the patient group showed significant bilateral hippocampal volume reduction compared with HC. Interestingly, first-episode and chronic patients showed same-size hippocampal volume reduction. Moreover, the left hippocampus was smaller than the right hippocampus in patients and HC. This review and meta-analysis raises the question about whether hippocampal volume reduction in schizophrenia is of neurodevelopmental origin. Future studies should specifically investigate this issue.","container-title":"The Neuroscientist: A Review Journal Bringing Neurobiology, Neurology and Psychiatry","DOI":"10.1177/1073858410395147","ISSN":"1089-4098","issue":"2","journalAbbreviation":"Neuroscientist","language":"eng","note":"PMID: 21531988","page":"180-200","source":"PubMed","title":"Hippocampal volume reduction in first-episode and chronic schizophrenia: a review and meta-analysis","title-short":"Hippocampal volume reduction in first-episode and chronic schizophrenia","volume":"18","author":[{"family":"Adriano","given":"Fulvia"},{"family":"Caltagirone","given":"Carlo"},{"family":"Spalletta","given":"Gianfranco"}],"issued":{"date-parts":[["2012",4]]}}}],"schema":"https://github.com/citation-style-language/schema/raw/master/csl-citation.json"} </w:delInstrText>
        </w:r>
      </w:del>
      <w:r>
        <w:fldChar w:fldCharType="separate"/>
      </w:r>
      <w:r w:rsidR="0080169C" w:rsidRPr="0080169C">
        <w:rPr>
          <w:vertAlign w:val="superscript"/>
        </w:rPr>
        <w:t>4</w:t>
      </w:r>
      <w:r>
        <w:fldChar w:fldCharType="end"/>
      </w:r>
      <w:r w:rsidRPr="0B4994EC">
        <w:rPr>
          <w:lang w:val="en-US"/>
        </w:rPr>
        <w:t xml:space="preserve"> and addiction</w:t>
      </w:r>
      <w:r w:rsidR="00F269B2">
        <w:rPr>
          <w:lang w:val="en-US"/>
        </w:rPr>
        <w:t>,</w:t>
      </w:r>
      <w:r>
        <w:fldChar w:fldCharType="begin"/>
      </w:r>
      <w:ins w:id="9" w:author="Sofia Fernandez Lozano" w:date="2025-03-12T20:59:00Z" w16du:dateUtc="2025-03-13T00:59:00Z">
        <w:r w:rsidR="00E73407">
          <w:instrText xml:space="preserve"> ADDIN ZOTERO_ITEM CSL_CITATION {"citationID":"PtpWOxr2","properties":{"formattedCitation":"\\super 5\\nosupersub{}","plainCitation":"5","noteIndex":0},"citationItems":[{"id":537,"uris":["http://zotero.org/users/4196598/items/TCJ2FXIA"],"itemData":{"id":537,"type":"article-journal","abstract":"BACKGROUND: Cognitive remediation therapy (CRT) effectively reduces neurocognitive impairment in patients with schizophrenia, but few studies have used structural neuroimaging methods to assess its neuroanatomical effects. We investigated these effects, as well as the association between changes in cortical volume and neurocognitive performance.\nMETHOD: Between August 2013 and September 2016, we performed a randomized controlled study comprising a CRT group (16 individuals) and a treatment-as-usual (TAU) group (15 individuals) of patients with schizophrenia. CRT participants engaged in twice-weekly computer-assisted CRT sessions and weekly group meetings for 12 weeks. T1-weighted magnetic resonance imaging was performed before and after the intervention period, and whole-brain voxel-based morphometric analysis was used to detect significant cortical gray matter volume changes. We also assessed the correlation between cortical volume changes and CRT-derived neurocognitive improvements.\nRESULTS: The CRT group exhibited significantly greater improvements than the TAU group in verbal fluency (P = 0.012) and global cognitive scores (P = 0.049). The CRT group also exhibited significantly greater increases in right hippocampal volume than the TAU group (P &lt; 0.001). Changes in verbal fluency scores and right hippocampal volumes were positively correlated (r = 0.53, P = 0.001).\nCONCLUSION: We found that CRT significantly increased right hippocampal volumes and that these enhancements were positively correlated with changes in verbal fluency scores. Our results indicate that CRT induces cognitive improvement through hippocampal plasticity.\nTRIAL REGISTRATION: Registration number: UMIN000026146 , 2017/02/15, retrospectively registered.","container-title":"BMC psychiatry","DOI":"10.1186/s12888-018-1667-1","ISSN":"1471-244X","issue":"1","journalAbbreviation":"BMC Psychiatry","language":"eng","note":"PMID: 29587688\nPMCID: PMC5870916","page":"83","source":"PubMed","title":"Computer-assisted cognitive remediation therapy increases hippocampal volume in patients with schizophrenia: a randomized controlled trial","title-short":"Computer-assisted cognitive remediation therapy increases hippocampal volume in patients with schizophrenia","volume":"18","author":[{"family":"Morimoto","given":"Tsubasa"},{"family":"Matsuda","given":"Yasuhiro"},{"family":"Matsuoka","given":"Kiwamu"},{"family":"Yasuno","given":"Fumihiko"},{"family":"Ikebuchi","given":"Emi"},{"family":"Kameda","given":"Hiroyuki"},{"family":"Taoka","given":"Toshiaki"},{"family":"Miyasaka","given":"Toshiteru"},{"family":"Kichikawa","given":"Kimihiko"},{"family":"Kishimoto","given":"Toshifumi"}],"issued":{"date-parts":[["2018",3,27]]}}}],"schema":"https://github.com/citation-style-language/schema/raw/master/csl-citation.json"} </w:instrText>
        </w:r>
      </w:ins>
      <w:del w:id="10" w:author="Sofia Fernandez Lozano" w:date="2024-12-12T15:01:00Z" w16du:dateUtc="2024-12-12T21:01:00Z">
        <w:r w:rsidR="0080169C" w:rsidDel="0078320C">
          <w:delInstrText xml:space="preserve"> ADDIN ZOTERO_ITEM CSL_CITATION {"citationID":"PtpWOxr2","properties":{"formattedCitation":"\\super 5\\nosupersub{}","plainCitation":"5","noteIndex":0},"citationItems":[{"id":537,"uris":["http://zotero.org/users/4196598/items/TCJ2FXIA"],"itemData":{"id":537,"type":"article-journal","abstract":"BACKGROUND: Cognitive remediation therapy (CRT) effectively reduces neurocognitive impairment in patients with schizophrenia, but few studies have used structural neuroimaging methods to assess its neuroanatomical effects. We investigated these effects, as well as the association between changes in cortical volume and neurocognitive performance.\nMETHOD: Between August 2013 and September 2016, we performed a randomized controlled study comprising a CRT group (16 individuals) and a treatment-as-usual (TAU) group (15 individuals) of patients with schizophrenia. CRT participants engaged in twice-weekly computer-assisted CRT sessions and weekly group meetings for 12 weeks. T1-weighted magnetic resonance imaging was performed before and after the intervention period, and whole-brain voxel-based morphometric analysis was used to detect significant cortical gray matter volume changes. We also assessed the correlation between cortical volume changes and CRT-derived neurocognitive improvements.\nRESULTS: The CRT group exhibited significantly greater improvements than the TAU group in verbal fluency (P = 0.012) and global cognitive scores (P = 0.049). The CRT group also exhibited significantly greater increases in right hippocampal volume than the TAU group (P &lt; 0.001). Changes in verbal fluency scores and right hippocampal volumes were positively correlated (r = 0.53, P = 0.001).\nCONCLUSION: We found that CRT significantly increased right hippocampal volumes and that these enhancements were positively correlated with changes in verbal fluency scores. Our results indicate that CRT induces cognitive improvement through hippocampal plasticity.\nTRIAL REGISTRATION: Registration number: UMIN000026146 , 2017/02/15, retrospectively registered.","container-title":"BMC psychiatry","DOI":"10.1186/s12888-018-1667-1","ISSN":"1471-244X","issue":"1","journalAbbreviation":"BMC Psychiatry","language":"eng","note":"PMID: 29587688\nPMCID: PMC5870916","page":"83","source":"PubMed","title":"Computer-assisted cognitive remediation therapy increases hippocampal volume in patients with schizophrenia: a randomized controlled trial","title-short":"Computer-assisted cognitive remediation therapy increases hippocampal volume in patients with schizophrenia","volume":"18","author":[{"family":"Morimoto","given":"Tsubasa"},{"family":"Matsuda","given":"Yasuhiro"},{"family":"Matsuoka","given":"Kiwamu"},{"family":"Yasuno","given":"Fumihiko"},{"family":"Ikebuchi","given":"Emi"},{"family":"Kameda","given":"Hiroyuki"},{"family":"Taoka","given":"Toshiaki"},{"family":"Miyasaka","given":"Toshiteru"},{"family":"Kichikawa","given":"Kimihiko"},{"family":"Kishimoto","given":"Toshifumi"}],"issued":{"date-parts":[["2018",3,27]]}}}],"schema":"https://github.com/citation-style-language/schema/raw/master/csl-citation.json"} </w:delInstrText>
        </w:r>
      </w:del>
      <w:r>
        <w:fldChar w:fldCharType="separate"/>
      </w:r>
      <w:r w:rsidR="0080169C" w:rsidRPr="0080169C">
        <w:rPr>
          <w:vertAlign w:val="superscript"/>
        </w:rPr>
        <w:t>5</w:t>
      </w:r>
      <w:r>
        <w:fldChar w:fldCharType="end"/>
      </w:r>
      <w:r w:rsidRPr="0B4994EC">
        <w:rPr>
          <w:lang w:val="en-US"/>
        </w:rPr>
        <w:t xml:space="preserve"> as well as neurological diseases</w:t>
      </w:r>
      <w:r w:rsidR="003F3638" w:rsidRPr="0B4994EC">
        <w:rPr>
          <w:lang w:val="en-US"/>
        </w:rPr>
        <w:t xml:space="preserve"> such as</w:t>
      </w:r>
      <w:r w:rsidRPr="0B4994EC">
        <w:rPr>
          <w:lang w:val="en-US"/>
        </w:rPr>
        <w:t xml:space="preserve"> Alzheimer’s disease </w:t>
      </w:r>
      <w:r w:rsidR="005858BD" w:rsidRPr="0B4994EC">
        <w:rPr>
          <w:lang w:val="en-US"/>
        </w:rPr>
        <w:t>(AD)</w:t>
      </w:r>
      <w:r w:rsidR="00F269B2">
        <w:rPr>
          <w:lang w:val="en-US"/>
        </w:rPr>
        <w:t>,</w:t>
      </w:r>
      <w:r>
        <w:fldChar w:fldCharType="begin"/>
      </w:r>
      <w:ins w:id="11" w:author="Sofia Fernandez Lozano" w:date="2025-03-12T20:59:00Z" w16du:dateUtc="2025-03-13T00:59:00Z">
        <w:r w:rsidR="00E73407">
          <w:instrText xml:space="preserve"> ADDIN ZOTERO_ITEM CSL_CITATION {"citationID":"blwEebr5","properties":{"formattedCitation":"\\super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instrText>
        </w:r>
      </w:ins>
      <w:del w:id="12" w:author="Sofia Fernandez Lozano" w:date="2024-12-12T15:01:00Z" w16du:dateUtc="2024-12-12T21:01:00Z">
        <w:r w:rsidR="0080169C" w:rsidDel="0078320C">
          <w:delInstrText xml:space="preserve"> ADDIN ZOTERO_ITEM CSL_CITATION {"citationID":"blwEebr5","properties":{"formattedCitation":"\\super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delInstrText>
        </w:r>
      </w:del>
      <w:r>
        <w:fldChar w:fldCharType="separate"/>
      </w:r>
      <w:r w:rsidR="0080169C" w:rsidRPr="0080169C">
        <w:rPr>
          <w:vertAlign w:val="superscript"/>
        </w:rPr>
        <w:t>6</w:t>
      </w:r>
      <w:r>
        <w:fldChar w:fldCharType="end"/>
      </w:r>
      <w:r w:rsidRPr="0B4994EC">
        <w:rPr>
          <w:lang w:val="en-US"/>
        </w:rPr>
        <w:t xml:space="preserve"> Parkinson’s disease</w:t>
      </w:r>
      <w:r w:rsidR="00F269B2">
        <w:rPr>
          <w:lang w:val="en-US"/>
        </w:rPr>
        <w:t>,</w:t>
      </w:r>
      <w:r>
        <w:fldChar w:fldCharType="begin"/>
      </w:r>
      <w:ins w:id="13" w:author="Sofia Fernandez Lozano" w:date="2025-03-12T20:59:00Z" w16du:dateUtc="2025-03-13T00:59:00Z">
        <w:r w:rsidR="00E73407">
          <w:instrText xml:space="preserve"> ADDIN ZOTERO_ITEM CSL_CITATION {"citationID":"r7Q34g9c","properties":{"formattedCitation":"\\super 7\\nosupersub{}","plainCitation":"7","noteIndex":0},"citationItems":[{"id":544,"uris":["http://zotero.org/users/4196598/items/LLRPG78B"],"itemData":{"id":544,"type":"article-journal","abstract":"BACKGROUND: Longitudinal neuroimaging studies could provide insights into pathophysiology of cognitive impairment in PD. We examined the role of hippocampal atrophy and cerebral white matter disease as risk factors for mild cognitive impairment and dementia in PD.\nMETHODS: Prospective longitudinal study of patients with mild PD in a tertiary neurology center. All subjects underwent baseline MRI brain and had baseline and 6 monthly cognitive evaluations. Cognitive impairment was diagnosed based on the Movement Disorder Society Criteria. The predictive role of hippocampal volume and white matter hyperintensity at baseline on progression of cognitive impairment was studied.\nRESULTS: 97 subjects with mean age 65.3 years, mean education of 10.3 years and mean Hoehn &amp; Yahr of 1.9 were studied. Over 2 years, 16 subjects developed mild cognitive impairment and 8 subjects with mild cognitive impairment progressed to dementia. After adjusting for age and vascular risk factors, hippocampal volume was a significant predictor for mild cognitive impairment (OR 7.05, CI 1.5-34.1; p = 0.015) and dementia (OR 7.03, CI 2.39-25.2; p = 0.001). With Cox regression, hippocampal volume was a significant predictor for \"time to cognitive impairment\" (HR 7.67; CI 3.47-16.95, p &lt; 0.001). Difference between survival curves based on volume of white matter hyperintensity in predicting \"time to mild cognitive impairment\" was significant (p = 0.0295).\nCONCLUSIONS: Hippocampal volume is a major factor predicting the development of mild cognitive impairment and dementia in PD. White matter hyperintensity also contributes to the longitudinal cognitive status in PD.","container-title":"Parkinsonism &amp; Related Disorders","DOI":"10.1016/j.parkreldis.2014.08.024","ISSN":"1873-5126","issue":"11","journalAbbreviation":"Parkinsonism Relat Disord","language":"eng","note":"PMID: 25258331","page":"1203-1208","source":"PubMed","title":"Hippocampal volume and white matter disease in the prediction of dementia in Parkinson's disease","volume":"20","author":[{"family":"Kandiah","given":"Nagaendran"},{"family":"Zainal","given":"Nur Hani"},{"family":"Narasimhalu","given":"Kaavya"},{"family":"Chander","given":"Russell Jude"},{"family":"Ng","given":"Aloysius"},{"family":"Mak","given":"Elijah"},{"family":"Au","given":"Wing Lok"},{"family":"Sitoh","given":"Yih Yian"},{"family":"Nadkarni","given":"Nivedita"},{"family":"Tan","given":"Louis C. S."}],"issued":{"date-parts":[["2014",11]]}}}],"schema":"https://github.com/citation-style-language/schema/raw/master/csl-citation.json"} </w:instrText>
        </w:r>
      </w:ins>
      <w:del w:id="14" w:author="Sofia Fernandez Lozano" w:date="2024-12-12T15:01:00Z" w16du:dateUtc="2024-12-12T21:01:00Z">
        <w:r w:rsidR="0080169C" w:rsidDel="0078320C">
          <w:delInstrText xml:space="preserve"> ADDIN ZOTERO_ITEM CSL_CITATION {"citationID":"r7Q34g9c","properties":{"formattedCitation":"\\super 7\\nosupersub{}","plainCitation":"7","noteIndex":0},"citationItems":[{"id":544,"uris":["http://zotero.org/users/4196598/items/LLRPG78B"],"itemData":{"id":544,"type":"article-journal","abstract":"BACKGROUND: Longitudinal neuroimaging studies could provide insights into pathophysiology of cognitive impairment in PD. We examined the role of hippocampal atrophy and cerebral white matter disease as risk factors for mild cognitive impairment and dementia in PD.\nMETHODS: Prospective longitudinal study of patients with mild PD in a tertiary neurology center. All subjects underwent baseline MRI brain and had baseline and 6 monthly cognitive evaluations. Cognitive impairment was diagnosed based on the Movement Disorder Society Criteria. The predictive role of hippocampal volume and white matter hyperintensity at baseline on progression of cognitive impairment was studied.\nRESULTS: 97 subjects with mean age 65.3 years, mean education of 10.3 years and mean Hoehn &amp; Yahr of 1.9 were studied. Over 2 years, 16 subjects developed mild cognitive impairment and 8 subjects with mild cognitive impairment progressed to dementia. After adjusting for age and vascular risk factors, hippocampal volume was a significant predictor for mild cognitive impairment (OR 7.05, CI 1.5-34.1; p = 0.015) and dementia (OR 7.03, CI 2.39-25.2; p = 0.001). With Cox regression, hippocampal volume was a significant predictor for \"time to cognitive impairment\" (HR 7.67; CI 3.47-16.95, p &lt; 0.001). Difference between survival curves based on volume of white matter hyperintensity in predicting \"time to mild cognitive impairment\" was significant (p = 0.0295).\nCONCLUSIONS: Hippocampal volume is a major factor predicting the development of mild cognitive impairment and dementia in PD. White matter hyperintensity also contributes to the longitudinal cognitive status in PD.","container-title":"Parkinsonism &amp; Related Disorders","DOI":"10.1016/j.parkreldis.2014.08.024","ISSN":"1873-5126","issue":"11","journalAbbreviation":"Parkinsonism Relat Disord","language":"eng","note":"PMID: 25258331","page":"1203-1208","source":"PubMed","title":"Hippocampal volume and white matter disease in the prediction of dementia in Parkinson's disease","volume":"20","author":[{"family":"Kandiah","given":"Nagaendran"},{"family":"Zainal","given":"Nur Hani"},{"family":"Narasimhalu","given":"Kaavya"},{"family":"Chander","given":"Russell Jude"},{"family":"Ng","given":"Aloysius"},{"family":"Mak","given":"Elijah"},{"family":"Au","given":"Wing Lok"},{"family":"Sitoh","given":"Yih Yian"},{"family":"Nadkarni","given":"Nivedita"},{"family":"Tan","given":"Louis C. S."}],"issued":{"date-parts":[["2014",11]]}}}],"schema":"https://github.com/citation-style-language/schema/raw/master/csl-citation.json"} </w:delInstrText>
        </w:r>
      </w:del>
      <w:r>
        <w:fldChar w:fldCharType="separate"/>
      </w:r>
      <w:r w:rsidR="0080169C" w:rsidRPr="0080169C">
        <w:rPr>
          <w:vertAlign w:val="superscript"/>
        </w:rPr>
        <w:t>7</w:t>
      </w:r>
      <w:r>
        <w:fldChar w:fldCharType="end"/>
      </w:r>
      <w:r w:rsidRPr="0B4994EC">
        <w:rPr>
          <w:lang w:val="en-US"/>
        </w:rPr>
        <w:t xml:space="preserve"> </w:t>
      </w:r>
      <w:r w:rsidR="002442C6" w:rsidRPr="0B4994EC">
        <w:rPr>
          <w:lang w:val="en-US"/>
        </w:rPr>
        <w:t>multiple sclerosis</w:t>
      </w:r>
      <w:r w:rsidR="00F269B2">
        <w:rPr>
          <w:lang w:val="en-US"/>
        </w:rPr>
        <w:t>,</w:t>
      </w:r>
      <w:r>
        <w:fldChar w:fldCharType="begin"/>
      </w:r>
      <w:ins w:id="15" w:author="Sofia Fernandez Lozano" w:date="2025-03-12T20:59:00Z" w16du:dateUtc="2025-03-13T00:59:00Z">
        <w:r w:rsidR="00E73407">
          <w:instrText xml:space="preserve"> ADDIN ZOTERO_ITEM CSL_CITATION {"citationID":"XRW1QfWt","properties":{"formattedCitation":"\\super 8\\nosupersub{}","plainCitation":"8","noteIndex":0},"citationItems":[{"id":546,"uris":["http://zotero.org/users/4196598/items/DIUHNHWL"],"itemData":{"id":546,"type":"article-journal","abstract":"PURPOSE: To assess for associations between hippocampal atrophy and measures of cognitive function, hippocampal magnetization transfer ratio (MTR), and diffusion measures of the fornix, the largest efferent white matter tract from the hippocampus, in patients with multiple sclerosis (MS) and controls.\nMATERIALS AND METHODS: A total of 53 patients with MS and 20 age- and sex-matched healthy controls participated in cognitive testing and scanning including high spatial-resolution diffusion imaging and a T1-MPRAGE scan. Hippocampal volume and fornicial thickness measures were calculated and compared to mean values of fornicial transverse diffusivity, mean diffusivity, longitudinal diffusivity, fractional anisotropy, mean hippocampal MTR, and scores on measures of episodic memory, processing speed, and working memory tasks.\nRESULTS: In patients with MS, hippocampal volume was significantly related to fornicial diffusion measures (P&lt;7×10(-4)) and to measures of verbal (P=0.030) and visual spatial (P=0.004) episodic memory and a measure of information processing speed (P&lt;0.037).\nDISCUSSION: These results highlight the role of the hippocampus in cognitive dysfunction in patients with MS and suggest that measures of hippocampal atrophy could be used to capture aspects of disease progression.","container-title":"Magnetic Resonance Imaging","DOI":"10.1016/j.mri.2013.12.012","ISSN":"1873-5894","issue":"4","journalAbbreviation":"Magn Reson Imaging","language":"eng","note":"PMID: 24512796\nPMCID: PMC4025957","page":"354-358","source":"PubMed","title":"Hippocampal volume is related to cognitive decline and fornicial diffusion measures in multiple sclerosis","volume":"32","author":[{"family":"Koenig","given":"Katherine A."},{"family":"Sakaie","given":"Ken E."},{"family":"Lowe","given":"Mark J."},{"family":"Lin","given":"Jian"},{"family":"Stone","given":"Lael"},{"family":"Bermel","given":"Robert A."},{"family":"Beall","given":"Erik B."},{"family":"Rao","given":"Stephen M."},{"family":"Trapp","given":"Bruce D."},{"family":"Phillips","given":"Micheal D."}],"issued":{"date-parts":[["2014",5]]}}}],"schema":"https://github.com/citation-style-language/schema/raw/master/csl-citation.json"} </w:instrText>
        </w:r>
      </w:ins>
      <w:del w:id="16" w:author="Sofia Fernandez Lozano" w:date="2024-12-12T15:01:00Z" w16du:dateUtc="2024-12-12T21:01:00Z">
        <w:r w:rsidR="0080169C" w:rsidDel="0078320C">
          <w:delInstrText xml:space="preserve"> ADDIN ZOTERO_ITEM CSL_CITATION {"citationID":"XRW1QfWt","properties":{"formattedCitation":"\\super 8\\nosupersub{}","plainCitation":"8","noteIndex":0},"citationItems":[{"id":546,"uris":["http://zotero.org/users/4196598/items/DIUHNHWL"],"itemData":{"id":546,"type":"article-journal","abstract":"PURPOSE: To assess for associations between hippocampal atrophy and measures of cognitive function, hippocampal magnetization transfer ratio (MTR), and diffusion measures of the fornix, the largest efferent white matter tract from the hippocampus, in patients with multiple sclerosis (MS) and controls.\nMATERIALS AND METHODS: A total of 53 patients with MS and 20 age- and sex-matched healthy controls participated in cognitive testing and scanning including high spatial-resolution diffusion imaging and a T1-MPRAGE scan. Hippocampal volume and fornicial thickness measures were calculated and compared to mean values of fornicial transverse diffusivity, mean diffusivity, longitudinal diffusivity, fractional anisotropy, mean hippocampal MTR, and scores on measures of episodic memory, processing speed, and working memory tasks.\nRESULTS: In patients with MS, hippocampal volume was significantly related to fornicial diffusion measures (P&lt;7×10(-4)) and to measures of verbal (P=0.030) and visual spatial (P=0.004) episodic memory and a measure of information processing speed (P&lt;0.037).\nDISCUSSION: These results highlight the role of the hippocampus in cognitive dysfunction in patients with MS and suggest that measures of hippocampal atrophy could be used to capture aspects of disease progression.","container-title":"Magnetic Resonance Imaging","DOI":"10.1016/j.mri.2013.12.012","ISSN":"1873-5894","issue":"4","journalAbbreviation":"Magn Reson Imaging","language":"eng","note":"PMID: 24512796\nPMCID: PMC4025957","page":"354-358","source":"PubMed","title":"Hippocampal volume is related to cognitive decline and fornicial diffusion measures in multiple sclerosis","volume":"32","author":[{"family":"Koenig","given":"Katherine A."},{"family":"Sakaie","given":"Ken E."},{"family":"Lowe","given":"Mark J."},{"family":"Lin","given":"Jian"},{"family":"Stone","given":"Lael"},{"family":"Bermel","given":"Robert A."},{"family":"Beall","given":"Erik B."},{"family":"Rao","given":"Stephen M."},{"family":"Trapp","given":"Bruce D."},{"family":"Phillips","given":"Micheal D."}],"issued":{"date-parts":[["2014",5]]}}}],"schema":"https://github.com/citation-style-language/schema/raw/master/csl-citation.json"} </w:delInstrText>
        </w:r>
      </w:del>
      <w:r>
        <w:fldChar w:fldCharType="separate"/>
      </w:r>
      <w:r w:rsidR="0080169C" w:rsidRPr="0080169C">
        <w:rPr>
          <w:vertAlign w:val="superscript"/>
        </w:rPr>
        <w:t>8</w:t>
      </w:r>
      <w:r>
        <w:fldChar w:fldCharType="end"/>
      </w:r>
      <w:r w:rsidR="002442C6" w:rsidRPr="0B4994EC">
        <w:rPr>
          <w:lang w:val="en-US"/>
        </w:rPr>
        <w:t xml:space="preserve"> </w:t>
      </w:r>
      <w:r w:rsidRPr="0B4994EC">
        <w:rPr>
          <w:lang w:val="en-US"/>
        </w:rPr>
        <w:t>or temporal lobe epilepsy</w:t>
      </w:r>
      <w:r w:rsidR="00F269B2">
        <w:rPr>
          <w:lang w:val="en-US"/>
        </w:rPr>
        <w:t>.</w:t>
      </w:r>
      <w:r>
        <w:fldChar w:fldCharType="begin"/>
      </w:r>
      <w:ins w:id="17" w:author="Sofia Fernandez Lozano" w:date="2025-03-12T20:59:00Z" w16du:dateUtc="2025-03-13T00:59:00Z">
        <w:r w:rsidR="00E73407">
          <w:instrText xml:space="preserve"> ADDIN ZOTERO_ITEM CSL_CITATION {"citationID":"yLgwlcsz","properties":{"formattedCitation":"\\super 9\\nosupersub{}","plainCitation":"9","noteIndex":0},"citationItems":[{"id":545,"uris":["http://zotero.org/users/4196598/items/A33HA4VH"],"itemData":{"id":545,"type":"article-journal","abstract":"Individuals with chronic temporal lobe epilepsy (TLE) experience episodic memory deficits that may be progressive in nature. These memory decrements have been shown to increase with the extent of hippocampal damage, a hallmark feature of TLE. Pattern separation, a neural computational mechanism thought to play a role in episodic memory formation, has been shown to be negatively affected by aging and in individuals with known hippocampal dysfunction. Despite the link between poor pattern separation performance and episodic memory deficits, behavioral pattern separation has not been examined in patients with TLE. We examined pattern separation performance in a group of 22 patients with medically-refractory TLE and 20 healthy adults, using a task hypothesized to measure spatial pattern separation with graded levels of spatial interference. We found that individuals with TLE showed less efficient spatial pattern separation performance relative to healthy adults. Poorer spatial pattern separation performance in TLE was associated with poorer visuospatial memory, but only under high interference conditions. In addition, left hippocampal atrophy was associated with poor performance in the high interference condition in TLE. These data suggest that episodic memory impairments in patients with chronic, refractory TLE may be partially due to less efficient pattern separation, which likely reflects their underlying hippocampal dysfunction.","container-title":"Neuropsychologia","DOI":"10.1016/j.neuropsychologia.2018.02.009","ISSN":"1873-3514","journalAbbreviation":"Neuropsychologia","language":"eng","note":"PMID: 29428769\nPMCID: PMC5873595","page":"209-215","source":"PubMed","title":"Impaired spatial pattern separation performance in temporal lobe epilepsy is associated with visuospatial memory deficits and hippocampal volume loss","volume":"111","author":[{"family":"Reyes","given":"Anny"},{"family":"Holden","given":"Heather M."},{"family":"Chang","given":"Yu-Hsuan A."},{"family":"Uttarwar","given":"Vedang S."},{"family":"Sheppard","given":"David P."},{"family":"DeFord","given":"Nicole E."},{"family":"DeJesus","given":"Shannon Yandall"},{"family":"Kansal","given":"Leena"},{"family":"Gilbert","given":"Paul E."},{"family":"McDonald","given":"Carrie R."}],"issued":{"date-parts":[["2018",3]]}}}],"schema":"https://github.com/citation-style-language/schema/raw/master/csl-citation.json"} </w:instrText>
        </w:r>
      </w:ins>
      <w:del w:id="18" w:author="Sofia Fernandez Lozano" w:date="2024-12-12T15:01:00Z" w16du:dateUtc="2024-12-12T21:01:00Z">
        <w:r w:rsidR="0080169C" w:rsidDel="0078320C">
          <w:delInstrText xml:space="preserve"> ADDIN ZOTERO_ITEM CSL_CITATION {"citationID":"yLgwlcsz","properties":{"formattedCitation":"\\super 9\\nosupersub{}","plainCitation":"9","noteIndex":0},"citationItems":[{"id":545,"uris":["http://zotero.org/users/4196598/items/A33HA4VH"],"itemData":{"id":545,"type":"article-journal","abstract":"Individuals with chronic temporal lobe epilepsy (TLE) experience episodic memory deficits that may be progressive in nature. These memory decrements have been shown to increase with the extent of hippocampal damage, a hallmark feature of TLE. Pattern separation, a neural computational mechanism thought to play a role in episodic memory formation, has been shown to be negatively affected by aging and in individuals with known hippocampal dysfunction. Despite the link between poor pattern separation performance and episodic memory deficits, behavioral pattern separation has not been examined in patients with TLE. We examined pattern separation performance in a group of 22 patients with medically-refractory TLE and 20 healthy adults, using a task hypothesized to measure spatial pattern separation with graded levels of spatial interference. We found that individuals with TLE showed less efficient spatial pattern separation performance relative to healthy adults. Poorer spatial pattern separation performance in TLE was associated with poorer visuospatial memory, but only under high interference conditions. In addition, left hippocampal atrophy was associated with poor performance in the high interference condition in TLE. These data suggest that episodic memory impairments in patients with chronic, refractory TLE may be partially due to less efficient pattern separation, which likely reflects their underlying hippocampal dysfunction.","container-title":"Neuropsychologia","DOI":"10.1016/j.neuropsychologia.2018.02.009","ISSN":"1873-3514","journalAbbreviation":"Neuropsychologia","language":"eng","note":"PMID: 29428769\nPMCID: PMC5873595","page":"209-215","source":"PubMed","title":"Impaired spatial pattern separation performance in temporal lobe epilepsy is associated with visuospatial memory deficits and hippocampal volume loss","volume":"111","author":[{"family":"Reyes","given":"Anny"},{"family":"Holden","given":"Heather M."},{"family":"Chang","given":"Yu-Hsuan A."},{"family":"Uttarwar","given":"Vedang S."},{"family":"Sheppard","given":"David P."},{"family":"DeFord","given":"Nicole E."},{"family":"DeJesus","given":"Shannon Yandall"},{"family":"Kansal","given":"Leena"},{"family":"Gilbert","given":"Paul E."},{"family":"McDonald","given":"Carrie R."}],"issued":{"date-parts":[["2018",3]]}}}],"schema":"https://github.com/citation-style-language/schema/raw/master/csl-citation.json"} </w:delInstrText>
        </w:r>
      </w:del>
      <w:r>
        <w:fldChar w:fldCharType="separate"/>
      </w:r>
      <w:r w:rsidR="0080169C" w:rsidRPr="0080169C">
        <w:rPr>
          <w:vertAlign w:val="superscript"/>
        </w:rPr>
        <w:t>9</w:t>
      </w:r>
      <w:r>
        <w:fldChar w:fldCharType="end"/>
      </w:r>
    </w:p>
    <w:p w14:paraId="79C5083E" w14:textId="36BAE84E" w:rsidR="006D6639" w:rsidRDefault="0066025B" w:rsidP="00A23993">
      <w:pPr>
        <w:spacing w:line="360" w:lineRule="auto"/>
        <w:jc w:val="both"/>
      </w:pPr>
      <w:r w:rsidRPr="0B4994EC">
        <w:rPr>
          <w:lang w:val="en-US"/>
        </w:rPr>
        <w:t xml:space="preserve">The </w:t>
      </w:r>
      <w:r w:rsidR="00564DD1" w:rsidRPr="0B4994EC">
        <w:rPr>
          <w:lang w:val="en-US"/>
        </w:rPr>
        <w:t xml:space="preserve">HC </w:t>
      </w:r>
      <w:r w:rsidRPr="0B4994EC">
        <w:rPr>
          <w:lang w:val="en-US"/>
        </w:rPr>
        <w:t>is affected by normal and pathological effects related to aging. Its atrophy, measured by structural</w:t>
      </w:r>
      <w:r w:rsidR="5441A657" w:rsidRPr="0B4994EC">
        <w:rPr>
          <w:lang w:val="en-US"/>
        </w:rPr>
        <w:t xml:space="preserve"> </w:t>
      </w:r>
      <w:r w:rsidRPr="0B4994EC">
        <w:rPr>
          <w:lang w:val="en-US"/>
        </w:rPr>
        <w:t>MRI, is one of the best documented pathological feature</w:t>
      </w:r>
      <w:r w:rsidR="00527CC8" w:rsidRPr="0B4994EC">
        <w:rPr>
          <w:lang w:val="en-US"/>
        </w:rPr>
        <w:t>s</w:t>
      </w:r>
      <w:r w:rsidRPr="0B4994EC">
        <w:rPr>
          <w:lang w:val="en-US"/>
        </w:rPr>
        <w:t xml:space="preserve"> in AD</w:t>
      </w:r>
      <w:r w:rsidR="00F269B2">
        <w:rPr>
          <w:lang w:val="en-US"/>
        </w:rPr>
        <w:t>.</w:t>
      </w:r>
      <w:r>
        <w:fldChar w:fldCharType="begin"/>
      </w:r>
      <w:ins w:id="19" w:author="Sofia Fernandez Lozano" w:date="2025-03-12T20:59:00Z" w16du:dateUtc="2025-03-13T00:59:00Z">
        <w:r w:rsidR="00E73407">
          <w:instrText xml:space="preserve"> ADDIN ZOTERO_ITEM CSL_CITATION {"citationID":"yqcu9BeQ","properties":{"formattedCitation":"\\super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instrText>
        </w:r>
      </w:ins>
      <w:del w:id="20" w:author="Sofia Fernandez Lozano" w:date="2024-12-12T15:01:00Z" w16du:dateUtc="2024-12-12T21:01:00Z">
        <w:r w:rsidR="0080169C" w:rsidDel="0078320C">
          <w:delInstrText xml:space="preserve"> ADDIN ZOTERO_ITEM CSL_CITATION {"citationID":"yqcu9BeQ","properties":{"formattedCitation":"\\super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delInstrText>
        </w:r>
      </w:del>
      <w:r>
        <w:fldChar w:fldCharType="separate"/>
      </w:r>
      <w:r w:rsidR="0080169C" w:rsidRPr="0080169C">
        <w:rPr>
          <w:vertAlign w:val="superscript"/>
        </w:rPr>
        <w:t>6</w:t>
      </w:r>
      <w:r>
        <w:fldChar w:fldCharType="end"/>
      </w:r>
      <w:r w:rsidRPr="0B4994EC">
        <w:rPr>
          <w:lang w:val="en-US"/>
        </w:rPr>
        <w:t xml:space="preserve"> The yearly rate of hippocampal volume reduction is </w:t>
      </w:r>
      <w:r w:rsidR="00C75F83" w:rsidRPr="0B4994EC">
        <w:rPr>
          <w:lang w:val="en-US"/>
        </w:rPr>
        <w:t xml:space="preserve">reported as </w:t>
      </w:r>
      <w:r w:rsidRPr="0B4994EC">
        <w:rPr>
          <w:lang w:val="en-US"/>
        </w:rPr>
        <w:t xml:space="preserve">1.4% in healthy populations and </w:t>
      </w:r>
      <w:r w:rsidR="2D231665" w:rsidRPr="0B4994EC">
        <w:rPr>
          <w:lang w:val="en-US"/>
        </w:rPr>
        <w:t xml:space="preserve">up to </w:t>
      </w:r>
      <w:r w:rsidRPr="0B4994EC">
        <w:rPr>
          <w:lang w:val="en-US"/>
        </w:rPr>
        <w:t xml:space="preserve">4.7% in dementia </w:t>
      </w:r>
      <w:r w:rsidR="50D5E4D2" w:rsidRPr="0B4994EC">
        <w:rPr>
          <w:lang w:val="en-US"/>
        </w:rPr>
        <w:t>due to</w:t>
      </w:r>
      <w:r w:rsidRPr="0B4994EC">
        <w:rPr>
          <w:lang w:val="en-US"/>
        </w:rPr>
        <w:t xml:space="preserve"> AD</w:t>
      </w:r>
      <w:r w:rsidR="00F269B2">
        <w:rPr>
          <w:lang w:val="en-US"/>
        </w:rPr>
        <w:t>.</w:t>
      </w:r>
      <w:r>
        <w:fldChar w:fldCharType="begin"/>
      </w:r>
      <w:ins w:id="21" w:author="Sofia Fernandez Lozano" w:date="2025-03-12T20:59:00Z" w16du:dateUtc="2025-03-13T00:59:00Z">
        <w:r w:rsidR="00E73407">
          <w:instrText xml:space="preserve"> ADDIN ZOTERO_ITEM CSL_CITATION {"citationID":"bUjIyNlX","properties":{"formattedCitation":"\\super 10\\nosupersub{}","plainCitation":"10","noteIndex":0},"citationItems":[{"id":536,"uris":["http://zotero.org/users/4196598/items/Z4R3JT8I"],"itemData":{"id":536,"type":"article-journal","abstract":"Hippocampal atrophy rates are useful in both diagnosing and tracking Alzheimer's disease (AD). However, cohorts and methods used to determine such rates are heterogeneous, leading to differences in reported annualised rates. We performed a meta-analysis of hippocampal atrophy rates in AD patients and matched controls from studies reported in the peer-reviewed literature. Studies reporting longitudinal volume change in hippocampi in AD subjects together with controls were systematically identified and appraised. All authors were contacted either to confirm the results or to provide missing data. Meta-analysis and meta-regression were then performed on this data. Nine studies were included from seven centres, with data from a total of 595 AD and 212 matched controls. Mean (95% CIs) annualised hippocampal atrophy rates were found to be 4.66% (95% CI 3.92, 5.40) for AD subjects and 1.41% (0.52, 2.30) for controls. The difference between AD and control subject in this rate was 3.33% (1.73, 4.94).","container-title":"Neurobiology of Aging","DOI":"10.1016/j.neurobiolaging.2008.01.010","ISSN":"1558-1497","issue":"11","journalAbbreviation":"Neurobiol Aging","language":"eng","note":"PMID: 18346820\nPMCID: PMC2773132","page":"1711-1723","source":"PubMed","title":"A meta-analysis of hippocampal atrophy rates in Alzheimer's disease","volume":"30","author":[{"family":"Barnes","given":"Josephine"},{"family":"Bartlett","given":"Jonathan W."},{"family":"Pol","given":"Laura A.","non-dropping-particle":"van de"},{"family":"Loy","given":"Clement T."},{"family":"Scahill","given":"Rachael I."},{"family":"Frost","given":"Chris"},{"family":"Thompson","given":"Paul"},{"family":"Fox","given":"Nick C."}],"issued":{"date-parts":[["2009",11]]}}}],"schema":"https://github.com/citation-style-language/schema/raw/master/csl-citation.json"} </w:instrText>
        </w:r>
      </w:ins>
      <w:del w:id="22" w:author="Sofia Fernandez Lozano" w:date="2024-12-12T15:01:00Z" w16du:dateUtc="2024-12-12T21:01:00Z">
        <w:r w:rsidR="0080169C" w:rsidDel="0078320C">
          <w:delInstrText xml:space="preserve"> ADDIN ZOTERO_ITEM CSL_CITATION {"citationID":"bUjIyNlX","properties":{"formattedCitation":"\\super 10\\nosupersub{}","plainCitation":"10","noteIndex":0},"citationItems":[{"id":536,"uris":["http://zotero.org/users/4196598/items/Z4R3JT8I"],"itemData":{"id":536,"type":"article-journal","abstract":"Hippocampal atrophy rates are useful in both diagnosing and tracking Alzheimer's disease (AD). However, cohorts and methods used to determine such rates are heterogeneous, leading to differences in reported annualised rates. We performed a meta-analysis of hippocampal atrophy rates in AD patients and matched controls from studies reported in the peer-reviewed literature. Studies reporting longitudinal volume change in hippocampi in AD subjects together with controls were systematically identified and appraised. All authors were contacted either to confirm the results or to provide missing data. Meta-analysis and meta-regression were then performed on this data. Nine studies were included from seven centres, with data from a total of 595 AD and 212 matched controls. Mean (95% CIs) annualised hippocampal atrophy rates were found to be 4.66% (95% CI 3.92, 5.40) for AD subjects and 1.41% (0.52, 2.30) for controls. The difference between AD and control subject in this rate was 3.33% (1.73, 4.94).","container-title":"Neurobiology of Aging","DOI":"10.1016/j.neurobiolaging.2008.01.010","ISSN":"1558-1497","issue":"11","journalAbbreviation":"Neurobiol Aging","language":"eng","note":"PMID: 18346820\nPMCID: PMC2773132","page":"1711-1723","source":"PubMed","title":"A meta-analysis of hippocampal atrophy rates in Alzheimer's disease","volume":"30","author":[{"family":"Barnes","given":"Josephine"},{"family":"Bartlett","given":"Jonathan W."},{"family":"Pol","given":"Laura A.","non-dropping-particle":"van de"},{"family":"Loy","given":"Clement T."},{"family":"Scahill","given":"Rachael I."},{"family":"Frost","given":"Chris"},{"family":"Thompson","given":"Paul"},{"family":"Fox","given":"Nick C."}],"issued":{"date-parts":[["2009",11]]}}}],"schema":"https://github.com/citation-style-language/schema/raw/master/csl-citation.json"} </w:delInstrText>
        </w:r>
      </w:del>
      <w:r>
        <w:fldChar w:fldCharType="separate"/>
      </w:r>
      <w:r w:rsidR="0080169C" w:rsidRPr="0080169C">
        <w:rPr>
          <w:vertAlign w:val="superscript"/>
        </w:rPr>
        <w:t>10</w:t>
      </w:r>
      <w:r>
        <w:fldChar w:fldCharType="end"/>
      </w:r>
      <w:r w:rsidRPr="0B4994EC">
        <w:rPr>
          <w:lang w:val="en-US"/>
        </w:rPr>
        <w:t xml:space="preserve"> This disparity in the rate of atrophy between </w:t>
      </w:r>
      <w:r w:rsidR="00FA589C" w:rsidRPr="0B4994EC">
        <w:rPr>
          <w:lang w:val="en-US"/>
        </w:rPr>
        <w:t xml:space="preserve">cognitively healthy controls, individuals </w:t>
      </w:r>
      <w:r w:rsidRPr="0B4994EC">
        <w:rPr>
          <w:lang w:val="en-US"/>
        </w:rPr>
        <w:t>with mild cognitive impairment (MCI)</w:t>
      </w:r>
      <w:r w:rsidR="00DA7128" w:rsidRPr="0B4994EC">
        <w:rPr>
          <w:lang w:val="en-US"/>
        </w:rPr>
        <w:t>, a prodromal stage of AD,</w:t>
      </w:r>
      <w:r w:rsidRPr="0B4994EC">
        <w:rPr>
          <w:lang w:val="en-US"/>
        </w:rPr>
        <w:t xml:space="preserve"> or</w:t>
      </w:r>
      <w:r w:rsidR="003C3D86" w:rsidRPr="0B4994EC">
        <w:rPr>
          <w:lang w:val="en-US"/>
        </w:rPr>
        <w:t xml:space="preserve"> patients with</w:t>
      </w:r>
      <w:r w:rsidRPr="0B4994EC">
        <w:rPr>
          <w:lang w:val="en-US"/>
        </w:rPr>
        <w:t xml:space="preserve"> AD has been widely reported in other cross-sectional and longitudinal studies</w:t>
      </w:r>
      <w:r w:rsidR="00F269B2">
        <w:rPr>
          <w:lang w:val="en-US"/>
        </w:rPr>
        <w:t>.</w:t>
      </w:r>
      <w:r>
        <w:fldChar w:fldCharType="begin"/>
      </w:r>
      <w:ins w:id="23" w:author="Sofia Fernandez Lozano" w:date="2025-03-12T20:59:00Z" w16du:dateUtc="2025-03-13T00:59:00Z">
        <w:r w:rsidR="00E73407">
          <w:instrText xml:space="preserve"> ADDIN ZOTERO_ITEM CSL_CITATION {"citationID":"akqTnO1c","properties":{"formattedCitation":"\\super 11\\uc0\\u8211{}13\\nosupersub{}","plainCitation":"11–13","noteIndex":0},"citationItems":[{"id":249,"uris":["http://zotero.org/users/4196598/items/FY9458Q3"],"itemData":{"id":249,"type":"article-journal","abstract":"Alzheimer's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Initiative"}],"issued":{"date-parts":[["2013"]]}}},{"id":251,"uris":["http://zotero.org/users/4196598/items/5ZWYIX54"],"itemData":{"id":251,"type":"article-journal","abstract":"OBJECTIVE: To investigate the added value of hippocampal atrophy rates over whole brain volume measurements on MRI in patients with Alzheimer disease (AD), patients with mild cognitive impairment (MCI), and controls.\nMETHODS: We included 64 patients with AD (67 +/- 9 years; F/M 38/26), 44 patients with MCI (71 +/- 6 years; 21/23), and 34 controls (67 +/- 9 years; 16/18). Two MR scans were performed (scan interval: 1.8 +/- 0.7 years; 1.0 T), using a coronal three-dimensional T1-weighted gradient echo sequence. At follow-up, 3 controls and 23 patients with MCI had progressed to AD. Hippocampi were manually delineated at baseline. Hippocampal atrophy rates were calculated using regional, nonlinear fluid registration. Whole brain baseline volumes and atrophy rates were determined using automated segmentation and registration tools.\nRESULTS: All MRI measures differed between groups (p &lt; 0.005). For the distinction of MCI from controls, larger effect sizes of hippocampal measures were found compared to whole brain measures. Between MCI and AD, only whole brain atrophy rate differed significantly. Cox proportional hazards models (variables dichotomized by median) showed that within all patients without dementia, hippocampal baseline volume (hazard ratio [HR]: 5.7 [95% confidence interval: 1.5-22.2]), hippocampal atrophy rate (5.2 [1.9-14.3]), and whole brain atrophy rate (2.8 [1.1-7.2]) independently predicted progression to AD; the combination of low hippocampal volume and high atrophy rate yielded a HR of 61.1 (6.1-606.8). Within patients with MCI, only hippocampal baseline volume and atrophy rate predicted progression.\nCONCLUSION: Hippocampal measures, especially hippocampal atrophy rate, best discriminate mild cognitive impairment (MCI) from controls. Whole brain atrophy rate discriminates Alzheimer disease (AD) from MCI. Regional measures of hippocampal atrophy are the strongest predictors of progression to AD.","container-title":"Neurology","DOI":"10.1212/01.wnl.0000344568.09360.31","ISSN":"1526-632X","issue":"11","journalAbbreviation":"Neurology","language":"eng","note":"PMID: 19289740\nPMCID: PMC2821835","page":"999-1007","source":"PubMed","title":"Hippocampal atrophy rates in Alzheimer disease: added value over whole brain volume measures","title-short":"Hippocampal atrophy rates in Alzheimer disease","volume":"72","author":[{"family":"Henneman","given":"W. J. P."},{"family":"Sluimer","given":"J. D."},{"family":"Barnes","given":"J."},{"family":"Flier","given":"W. M.","non-dropping-particle":"van der"},{"family":"Sluimer","given":"I. C."},{"family":"Fox","given":"N. C."},{"family":"Scheltens","given":"P."},{"family":"Vrenken","given":"H."},{"family":"Barkhof","given":"F."}],"issued":{"date-parts":[["2009",3,17]]}}},{"id":250,"uris":["http://zotero.org/users/4196598/items/GUD695EM"],"itemData":{"id":250,"type":"article-journal","abstract":"Numerous studies have reported a smaller hippocampal volume in Alzheimer's disease (AD) patients than in aging controls. However, in mild cognitive impairment (MCI), the results are inconsistent. Moreover, the left-right asymmetry of the hippocampus receives less research attention. In this article, meta-analyses are designed to determine the extent of hippocampal atrophy in MCI and AD, and to evaluate the asymmetry pattern of the hippocampal volume in control, MCI, and AD groups. From 14 studies including 365 MCI patients and 382 controls, significant atrophy is found in both the left [Effect size (ES), 0.92; 95% confidence interval (CI), 0.72-1.11] and right (ES, 0.78; 95% CI, 0.57-0.98) hippocampus, which is lower than that in AD (ES, 1.60, 95% CI, 1.37-1.84, in left; ES, 1.52, 95% CI, 1.31-1.72, in right). Comparing with aging controls, the average volume reduction weighted by sample size is 12.9% and 11.1% in left and right hippocampus in MCI, and 24.2% and 23.1% in left and right hippocampus in AD, respectively. The findings show a bilateral hippocampal volume loss in MCI and the extent of atrophy is less than that in AD. By comparing the left and right hippocampal volume, a consistent left-less-than-right asymmetry pattern is found, but with different extents in control (ES, 0.39), MCI (ES, 0.56), and AD (ES, 0.30) group.","container-title":"Hippocampus","DOI":"10.1002/hipo.20573","ISSN":"1098-1063","issue":"11","journalAbbreviation":"Hippocampus","language":"eng","note":"PMID: 19309039","page":"1055-1064","source":"PubMed","title":"Hippocampal volume and asymmetry in mild cognitive impairment and Alzheimer's disease: Meta-analyses of MRI studies","title-short":"Hippocampal volume and asymmetry in mild cognitive impairment and Alzheimer's disease","volume":"19","author":[{"family":"Shi","given":"Feng"},{"family":"Liu","given":"Bing"},{"family":"Zhou","given":"Yuan"},{"family":"Yu","given":"Chunshui"},{"family":"Jiang","given":"Tianzi"}],"issued":{"date-parts":[["2009",11]]}}}],"schema":"https://github.com/citation-style-language/schema/raw/master/csl-citation.json"} </w:instrText>
        </w:r>
      </w:ins>
      <w:del w:id="24" w:author="Sofia Fernandez Lozano" w:date="2024-12-12T15:01:00Z" w16du:dateUtc="2024-12-12T21:01:00Z">
        <w:r w:rsidR="0080169C" w:rsidDel="0078320C">
          <w:delInstrText xml:space="preserve"> ADDIN ZOTERO_ITEM CSL_CITATION {"citationID":"akqTnO1c","properties":{"formattedCitation":"\\super 11\\uc0\\u8211{}13\\nosupersub{}","plainCitation":"11–13","noteIndex":0},"citationItems":[{"id":249,"uris":["http://zotero.org/users/4196598/items/FY9458Q3"],"itemData":{"id":249,"type":"article-journal","abstract":"Alzheimer's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Initiative"}],"issued":{"date-parts":[["2013"]]}}},{"id":251,"uris":["http://zotero.org/users/4196598/items/5ZWYIX54"],"itemData":{"id":251,"type":"article-journal","abstract":"OBJECTIVE: To investigate the added value of hippocampal atrophy rates over whole brain volume measurements on MRI in patients with Alzheimer disease (AD), patients with mild cognitive impairment (MCI), and controls.\nMETHODS: We included 64 patients with AD (67 +/- 9 years; F/M 38/26), 44 patients with MCI (71 +/- 6 years; 21/23), and 34 controls (67 +/- 9 years; 16/18). Two MR scans were performed (scan interval: 1.8 +/- 0.7 years; 1.0 T), using a coronal three-dimensional T1-weighted gradient echo sequence. At follow-up, 3 controls and 23 patients with MCI had progressed to AD. Hippocampi were manually delineated at baseline. Hippocampal atrophy rates were calculated using regional, nonlinear fluid registration. Whole brain baseline volumes and atrophy rates were determined using automated segmentation and registration tools.\nRESULTS: All MRI measures differed between groups (p &lt; 0.005). For the distinction of MCI from controls, larger effect sizes of hippocampal measures were found compared to whole brain measures. Between MCI and AD, only whole brain atrophy rate differed significantly. Cox proportional hazards models (variables dichotomized by median) showed that within all patients without dementia, hippocampal baseline volume (hazard ratio [HR]: 5.7 [95% confidence interval: 1.5-22.2]), hippocampal atrophy rate (5.2 [1.9-14.3]), and whole brain atrophy rate (2.8 [1.1-7.2]) independently predicted progression to AD; the combination of low hippocampal volume and high atrophy rate yielded a HR of 61.1 (6.1-606.8). Within patients with MCI, only hippocampal baseline volume and atrophy rate predicted progression.\nCONCLUSION: Hippocampal measures, especially hippocampal atrophy rate, best discriminate mild cognitive impairment (MCI) from controls. Whole brain atrophy rate discriminates Alzheimer disease (AD) from MCI. Regional measures of hippocampal atrophy are the strongest predictors of progression to AD.","container-title":"Neurology","DOI":"10.1212/01.wnl.0000344568.09360.31","ISSN":"1526-632X","issue":"11","journalAbbreviation":"Neurology","language":"eng","note":"PMID: 19289740\nPMCID: PMC2821835","page":"999-1007","source":"PubMed","title":"Hippocampal atrophy rates in Alzheimer disease: added value over whole brain volume measures","title-short":"Hippocampal atrophy rates in Alzheimer disease","volume":"72","author":[{"family":"Henneman","given":"W. J. P."},{"family":"Sluimer","given":"J. D."},{"family":"Barnes","given":"J."},{"family":"Flier","given":"W. M.","non-dropping-particle":"van der"},{"family":"Sluimer","given":"I. C."},{"family":"Fox","given":"N. C."},{"family":"Scheltens","given":"P."},{"family":"Vrenken","given":"H."},{"family":"Barkhof","given":"F."}],"issued":{"date-parts":[["2009",3,17]]}}},{"id":250,"uris":["http://zotero.org/users/4196598/items/GUD695EM"],"itemData":{"id":250,"type":"article-journal","abstract":"Numerous studies have reported a smaller hippocampal volume in Alzheimer's disease (AD) patients than in aging controls. However, in mild cognitive impairment (MCI), the results are inconsistent. Moreover, the left-right asymmetry of the hippocampus receives less research attention. In this article, meta-analyses are designed to determine the extent of hippocampal atrophy in MCI and AD, and to evaluate the asymmetry pattern of the hippocampal volume in control, MCI, and AD groups. From 14 studies including 365 MCI patients and 382 controls, significant atrophy is found in both the left [Effect size (ES), 0.92; 95% confidence interval (CI), 0.72-1.11] and right (ES, 0.78; 95% CI, 0.57-0.98) hippocampus, which is lower than that in AD (ES, 1.60, 95% CI, 1.37-1.84, in left; ES, 1.52, 95% CI, 1.31-1.72, in right). Comparing with aging controls, the average volume reduction weighted by sample size is 12.9% and 11.1% in left and right hippocampus in MCI, and 24.2% and 23.1% in left and right hippocampus in AD, respectively. The findings show a bilateral hippocampal volume loss in MCI and the extent of atrophy is less than that in AD. By comparing the left and right hippocampal volume, a consistent left-less-than-right asymmetry pattern is found, but with different extents in control (ES, 0.39), MCI (ES, 0.56), and AD (ES, 0.30) group.","container-title":"Hippocampus","DOI":"10.1002/hipo.20573","ISSN":"1098-1063","issue":"11","journalAbbreviation":"Hippocampus","language":"eng","note":"PMID: 19309039","page":"1055-1064","source":"PubMed","title":"Hippocampal volume and asymmetry in mild cognitive impairment and Alzheimer's disease: Meta-analyses of MRI studies","title-short":"Hippocampal volume and asymmetry in mild cognitive impairment and Alzheimer's disease","volume":"19","author":[{"family":"Shi","given":"Feng"},{"family":"Liu","given":"Bing"},{"family":"Zhou","given":"Yuan"},{"family":"Yu","given":"Chunshui"},{"family":"Jiang","given":"Tianzi"}],"issued":{"date-parts":[["2009",11]]}}}],"schema":"https://github.com/citation-style-language/schema/raw/master/csl-citation.json"} </w:delInstrText>
        </w:r>
      </w:del>
      <w:r>
        <w:fldChar w:fldCharType="separate"/>
      </w:r>
      <w:r w:rsidR="0080169C" w:rsidRPr="0080169C">
        <w:rPr>
          <w:vertAlign w:val="superscript"/>
        </w:rPr>
        <w:t>11–13</w:t>
      </w:r>
      <w:r>
        <w:fldChar w:fldCharType="end"/>
      </w:r>
      <w:r w:rsidRPr="0B4994EC">
        <w:rPr>
          <w:lang w:val="en-US"/>
        </w:rPr>
        <w:t xml:space="preserve"> The rate of </w:t>
      </w:r>
      <w:r w:rsidR="00F930EA" w:rsidRPr="0B4994EC">
        <w:rPr>
          <w:lang w:val="en-US"/>
        </w:rPr>
        <w:t xml:space="preserve">HC </w:t>
      </w:r>
      <w:r w:rsidRPr="0B4994EC">
        <w:rPr>
          <w:lang w:val="en-US"/>
        </w:rPr>
        <w:t>atrophy may even help to distinguish patients with cognitive impairment who progress to dementia from those who d</w:t>
      </w:r>
      <w:r w:rsidR="00107E48" w:rsidRPr="0B4994EC">
        <w:rPr>
          <w:lang w:val="en-US"/>
        </w:rPr>
        <w:t>o</w:t>
      </w:r>
      <w:r w:rsidRPr="0B4994EC">
        <w:rPr>
          <w:lang w:val="en-US"/>
        </w:rPr>
        <w:t xml:space="preserve"> not</w:t>
      </w:r>
      <w:r w:rsidR="00F269B2">
        <w:rPr>
          <w:lang w:val="en-US"/>
        </w:rPr>
        <w:t>.</w:t>
      </w:r>
      <w:r>
        <w:fldChar w:fldCharType="begin"/>
      </w:r>
      <w:ins w:id="25" w:author="Sofia Fernandez Lozano" w:date="2025-03-12T20:59:00Z" w16du:dateUtc="2025-03-13T00:59:00Z">
        <w:r w:rsidR="00E73407">
          <w:instrText xml:space="preserve"> ADDIN ZOTERO_ITEM CSL_CITATION {"citationID":"92tnzZ7B","properties":{"formattedCitation":"\\super 14,15\\nosupersub{}","plainCitation":"14,15","noteIndex":0},"citationItems":[{"id":359,"uris":["http://zotero.org/users/4196598/items/3TGB4NCN"],"itemData":{"id":359,"type":"article-journal","abstract":"Quantitative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ins>
      <w:del w:id="26" w:author="Sofia Fernandez Lozano" w:date="2024-12-12T15:01:00Z" w16du:dateUtc="2024-12-12T21:01:00Z">
        <w:r w:rsidR="0080169C" w:rsidDel="0078320C">
          <w:delInstrText xml:space="preserve"> ADDIN ZOTERO_ITEM CSL_CITATION {"citationID":"92tnzZ7B","properties":{"formattedCitation":"\\super 14,15\\nosupersub{}","plainCitation":"14,15","noteIndex":0},"citationItems":[{"id":359,"uris":["http://zotero.org/users/4196598/items/3TGB4NCN"],"itemData":{"id":359,"type":"article-journal","abstract":"Quantitative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delInstrText>
        </w:r>
      </w:del>
      <w:r>
        <w:fldChar w:fldCharType="separate"/>
      </w:r>
      <w:r w:rsidR="0080169C" w:rsidRPr="0080169C">
        <w:rPr>
          <w:vertAlign w:val="superscript"/>
        </w:rPr>
        <w:t>14,15</w:t>
      </w:r>
      <w:r>
        <w:fldChar w:fldCharType="end"/>
      </w:r>
    </w:p>
    <w:p w14:paraId="16DA2C6F" w14:textId="366D9B9B" w:rsidR="006D6639" w:rsidRDefault="0066025B" w:rsidP="00A23993">
      <w:pPr>
        <w:spacing w:line="360" w:lineRule="auto"/>
        <w:jc w:val="both"/>
      </w:pPr>
      <w:r>
        <w:t>Although manual segmentation is considered the gold-standard in the volumetric assessment of the</w:t>
      </w:r>
      <w:r w:rsidR="00FA7A36">
        <w:t xml:space="preserve"> HC</w:t>
      </w:r>
      <w:r>
        <w:t xml:space="preserve">, it suffers from several drawbacks that impede its practical application in large datasets. </w:t>
      </w:r>
      <w:r w:rsidR="00722FDB">
        <w:t xml:space="preserve">Despite the availability of software tools with semi-automated guidance and/or 3D </w:t>
      </w:r>
      <w:r w:rsidR="00AA4B03">
        <w:t>visualization</w:t>
      </w:r>
      <w:r w:rsidR="00706265">
        <w:t xml:space="preserve">, </w:t>
      </w:r>
      <w:r>
        <w:t xml:space="preserve">manual segmentation of the </w:t>
      </w:r>
      <w:r w:rsidR="0042489E">
        <w:t xml:space="preserve">HC </w:t>
      </w:r>
      <w:r>
        <w:t>is a laborious and time-consuming task that can take up to two hours</w:t>
      </w:r>
      <w:r w:rsidR="0D07F154">
        <w:t xml:space="preserve"> per subject</w:t>
      </w:r>
      <w:r w:rsidR="00F269B2">
        <w:t>.</w:t>
      </w:r>
      <w:r w:rsidR="0015380F">
        <w:fldChar w:fldCharType="begin"/>
      </w:r>
      <w:ins w:id="27" w:author="Sofia Fernandez Lozano" w:date="2025-03-12T20:59:00Z" w16du:dateUtc="2025-03-13T00:59:00Z">
        <w:r w:rsidR="00E73407">
          <w:instrText xml:space="preserve"> ADDIN ZOTERO_ITEM CSL_CITATION {"citationID":"giJrbPTh","properties":{"formattedCitation":"\\super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28" w:author="Sofia Fernandez Lozano" w:date="2024-12-12T15:01:00Z" w16du:dateUtc="2024-12-12T21:01:00Z">
        <w:r w:rsidR="0080169C" w:rsidDel="0078320C">
          <w:delInstrText xml:space="preserve"> ADDIN ZOTERO_ITEM CSL_CITATION {"citationID":"giJrbPTh","properties":{"formattedCitation":"\\super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rsidR="0015380F">
        <w:fldChar w:fldCharType="separate"/>
      </w:r>
      <w:r w:rsidR="0080169C" w:rsidRPr="0080169C">
        <w:rPr>
          <w:vertAlign w:val="superscript"/>
        </w:rPr>
        <w:t>16</w:t>
      </w:r>
      <w:r w:rsidR="0015380F">
        <w:fldChar w:fldCharType="end"/>
      </w:r>
      <w:r>
        <w:t xml:space="preserve"> </w:t>
      </w:r>
      <w:r w:rsidR="00801D52">
        <w:t>I</w:t>
      </w:r>
      <w:r>
        <w:t xml:space="preserve">t </w:t>
      </w:r>
      <w:r w:rsidR="00801D52">
        <w:t>is</w:t>
      </w:r>
      <w:r>
        <w:t xml:space="preserve"> affected by high intra- and inter-rater variability</w:t>
      </w:r>
      <w:r w:rsidR="002E2E71">
        <w:t>, even in experts</w:t>
      </w:r>
      <w:r w:rsidR="00F269B2">
        <w:t>.</w:t>
      </w:r>
      <w:r w:rsidR="0014124F">
        <w:fldChar w:fldCharType="begin"/>
      </w:r>
      <w:ins w:id="29" w:author="Sofia Fernandez Lozano" w:date="2025-03-12T20:59:00Z" w16du:dateUtc="2025-03-13T00:59:00Z">
        <w:r w:rsidR="00E73407">
          <w:instrText xml:space="preserve"> ADDIN ZOTERO_ITEM CSL_CITATION {"citationID":"sMczO7fB","properties":{"formattedCitation":"\\super 17\\nosupersub{}","plainCitation":"17","noteIndex":0},"citationItems":[{"id":485,"uris":["http://zotero.org/users/4196598/items/PSXP6PW4"],"itemData":{"id":485,"type":"article-journal","abstract":"The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Sarroglia"}],"issued":{"date-parts":[["2015",4,1]]}}}],"schema":"https://github.com/citation-style-language/schema/raw/master/csl-citation.json"} </w:instrText>
        </w:r>
      </w:ins>
      <w:del w:id="30" w:author="Sofia Fernandez Lozano" w:date="2024-12-12T15:01:00Z" w16du:dateUtc="2024-12-12T21:01:00Z">
        <w:r w:rsidR="0080169C" w:rsidDel="0078320C">
          <w:delInstrText xml:space="preserve"> ADDIN ZOTERO_ITEM CSL_CITATION {"citationID":"sMczO7fB","properties":{"formattedCitation":"\\super 17\\nosupersub{}","plainCitation":"17","noteIndex":0},"citationItems":[{"id":485,"uris":["http://zotero.org/users/4196598/items/PSXP6PW4"],"itemData":{"id":485,"type":"article-journal","abstract":"The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Sarroglia"}],"issued":{"date-parts":[["2015",4,1]]}}}],"schema":"https://github.com/citation-style-language/schema/raw/master/csl-citation.json"} </w:delInstrText>
        </w:r>
      </w:del>
      <w:r w:rsidR="0014124F">
        <w:fldChar w:fldCharType="separate"/>
      </w:r>
      <w:r w:rsidR="0080169C" w:rsidRPr="0080169C">
        <w:rPr>
          <w:vertAlign w:val="superscript"/>
        </w:rPr>
        <w:t>17</w:t>
      </w:r>
      <w:r w:rsidR="0014124F">
        <w:fldChar w:fldCharType="end"/>
      </w:r>
      <w:r>
        <w:t xml:space="preserve"> As a response to these limitations, several automat</w:t>
      </w:r>
      <w:r w:rsidR="0095004F">
        <w:t>ed</w:t>
      </w:r>
      <w:r>
        <w:t xml:space="preserve"> segmentation methods have been proposed</w:t>
      </w:r>
      <w:r w:rsidR="0A448A03">
        <w:t xml:space="preserve">; </w:t>
      </w:r>
      <w:r>
        <w:t>for review</w:t>
      </w:r>
      <w:r w:rsidR="009475B7">
        <w:t>s</w:t>
      </w:r>
      <w:r>
        <w:t xml:space="preserve"> see</w:t>
      </w:r>
      <w:r w:rsidR="00F269B2">
        <w:t>.</w:t>
      </w:r>
      <w:r w:rsidR="001819DF">
        <w:fldChar w:fldCharType="begin"/>
      </w:r>
      <w:ins w:id="31" w:author="Sofia Fernandez Lozano" w:date="2025-03-31T19:46:00Z" w16du:dateUtc="2025-03-31T23:46:00Z">
        <w:r w:rsidR="007D7047">
          <w:instrText xml:space="preserve"> ADDIN ZOTERO_ITEM CSL_CITATION {"citationID":"sHnSTCU4","properties":{"formattedCitation":"\\super 17,18\\nosupersub{}","plainCitation":"17,18","noteIndex":0},"citationItems":[{"id":485,"uris":["http://zotero.org/users/4196598/items/PSXP6PW4"],"itemData":{"id":485,"type":"article-journal","abstract":"The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Sarroglia"}],"issued":{"date-parts":[["2015",4,1]]}}},{"id":"kAN9LfxP/cg1YQZ7s","uris":["http://zotero.org/users/4196598/items/BQFXLDUU"],"itemData":{"id":484,"type":"article-journal","abstract":"The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instrText>
        </w:r>
      </w:ins>
      <w:del w:id="32" w:author="Sofia Fernandez Lozano" w:date="2024-12-12T15:01:00Z" w16du:dateUtc="2024-12-12T21:01:00Z">
        <w:r w:rsidR="0080169C" w:rsidDel="0078320C">
          <w:delInstrText xml:space="preserve"> ADDIN ZOTERO_ITEM CSL_CITATION {"citationID":"sHnSTCU4","properties":{"formattedCitation":"\\super 17,18\\nosupersub{}","plainCitation":"17,18","noteIndex":0},"citationItems":[{"id":485,"uris":["http://zotero.org/users/4196598/items/PSXP6PW4"],"itemData":{"id":485,"type":"article-journal","abstract":"The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Sarroglia"}],"issued":{"date-parts":[["2015",4,1]]}}},{"id":484,"uris":["http://zotero.org/users/4196598/items/BQFXLDUU"],"itemData":{"id":484,"type":"article-journal","abstract":"The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delInstrText>
        </w:r>
      </w:del>
      <w:r w:rsidR="001819DF">
        <w:fldChar w:fldCharType="separate"/>
      </w:r>
      <w:r w:rsidR="0080169C" w:rsidRPr="0080169C">
        <w:rPr>
          <w:vertAlign w:val="superscript"/>
        </w:rPr>
        <w:t>17,18</w:t>
      </w:r>
      <w:r w:rsidR="001819DF">
        <w:fldChar w:fldCharType="end"/>
      </w:r>
    </w:p>
    <w:p w14:paraId="17E154FB" w14:textId="3C08799B" w:rsidR="0066025B" w:rsidRDefault="0066025B" w:rsidP="00A23993">
      <w:pPr>
        <w:spacing w:line="360" w:lineRule="auto"/>
        <w:jc w:val="both"/>
      </w:pPr>
      <w:r w:rsidRPr="0B4994EC">
        <w:rPr>
          <w:lang w:val="en-US"/>
        </w:rPr>
        <w:t>The most common methods are based on label propagation, or segmentation using one or multiple templates, given their efficacy and accuracy.</w:t>
      </w:r>
      <w:r w:rsidR="00B37207" w:rsidRPr="0B4994EC">
        <w:rPr>
          <w:lang w:val="en-US"/>
        </w:rPr>
        <w:t xml:space="preserve"> In a performance comparison done by </w:t>
      </w:r>
      <w:r w:rsidRPr="0B4994EC">
        <w:rPr>
          <w:lang w:val="en-US"/>
        </w:rPr>
        <w:t>Zandifar</w:t>
      </w:r>
      <w:r w:rsidR="00B77CAC">
        <w:rPr>
          <w:lang w:val="en-US"/>
        </w:rPr>
        <w:t xml:space="preserve"> et al.</w:t>
      </w:r>
      <w:r w:rsidR="00B77CAC">
        <w:rPr>
          <w:lang w:val="en-US"/>
        </w:rPr>
        <w:fldChar w:fldCharType="begin"/>
      </w:r>
      <w:ins w:id="33" w:author="Sofia Fernandez Lozano" w:date="2025-03-12T20:59:00Z" w16du:dateUtc="2025-03-13T00:59:00Z">
        <w:r w:rsidR="00E73407">
          <w:rPr>
            <w:lang w:val="en-US"/>
          </w:rPr>
          <w:instrText xml:space="preserve"> ADDIN ZOTERO_ITEM CSL_CITATION {"citationID":"Bcnati6u","properties":{"formattedCitation":"\\super 15\\nosupersub{}","plainCitation":"15","noteIndex":0},"citationItems":[{"id":390,"uris":["http://zotero.org/users/4196598/items/HJF294UY"],"itemData":{"id":390,"type":"article-journal","abstract":"The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ins>
      <w:del w:id="34" w:author="Sofia Fernandez Lozano" w:date="2024-12-12T15:01:00Z" w16du:dateUtc="2024-12-12T21:01:00Z">
        <w:r w:rsidR="00B77CAC" w:rsidDel="0078320C">
          <w:rPr>
            <w:lang w:val="en-US"/>
          </w:rPr>
          <w:delInstrText xml:space="preserve"> ADDIN ZOTERO_ITEM CSL_CITATION {"citationID":"Bcnati6u","properties":{"formattedCitation":"\\super 15\\nosupersub{}","plainCitation":"15","noteIndex":0},"citationItems":[{"id":390,"uris":["http://zotero.org/users/4196598/items/HJF294UY"],"itemData":{"id":390,"type":"article-journal","abstract":"The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delInstrText>
        </w:r>
      </w:del>
      <w:r w:rsidR="00B77CAC">
        <w:rPr>
          <w:lang w:val="en-US"/>
        </w:rPr>
        <w:fldChar w:fldCharType="separate"/>
      </w:r>
      <w:r w:rsidR="00B77CAC" w:rsidRPr="00B77CAC">
        <w:rPr>
          <w:vertAlign w:val="superscript"/>
        </w:rPr>
        <w:t>15</w:t>
      </w:r>
      <w:r w:rsidR="00B77CAC">
        <w:rPr>
          <w:lang w:val="en-US"/>
        </w:rPr>
        <w:fldChar w:fldCharType="end"/>
      </w:r>
      <w:r w:rsidR="00B77CAC">
        <w:rPr>
          <w:lang w:val="en-US"/>
        </w:rPr>
        <w:t xml:space="preserve"> </w:t>
      </w:r>
      <w:r w:rsidR="00072A07" w:rsidRPr="0B4994EC">
        <w:rPr>
          <w:lang w:val="en-US"/>
        </w:rPr>
        <w:t xml:space="preserve">on </w:t>
      </w:r>
      <w:r w:rsidRPr="0B4994EC">
        <w:rPr>
          <w:lang w:val="en-US"/>
        </w:rPr>
        <w:t xml:space="preserve">four different methods </w:t>
      </w:r>
      <w:r w:rsidR="00072A07" w:rsidRPr="0B4994EC">
        <w:rPr>
          <w:lang w:val="en-US"/>
        </w:rPr>
        <w:t>(</w:t>
      </w:r>
      <w:r w:rsidRPr="0B4994EC">
        <w:rPr>
          <w:lang w:val="en-US"/>
        </w:rPr>
        <w:t>ANIMAL with template library and label fusion</w:t>
      </w:r>
      <w:r w:rsidR="003676DC">
        <w:rPr>
          <w:lang w:val="en-US"/>
        </w:rPr>
        <w:t>,</w:t>
      </w:r>
      <w:r>
        <w:fldChar w:fldCharType="begin"/>
      </w:r>
      <w:ins w:id="35" w:author="Sofia Fernandez Lozano" w:date="2025-03-12T20:59:00Z" w16du:dateUtc="2025-03-13T00:59:00Z">
        <w:r w:rsidR="00E73407">
          <w:instrText xml:space="preserve"> ADDIN ZOTERO_ITEM CSL_CITATION {"citationID":"mdtRBUGo","properties":{"formattedCitation":"\\super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ins>
      <w:del w:id="36" w:author="Sofia Fernandez Lozano" w:date="2024-12-12T15:01:00Z" w16du:dateUtc="2024-12-12T21:01:00Z">
        <w:r w:rsidR="0080169C" w:rsidDel="0078320C">
          <w:delInstrText xml:space="preserve"> ADDIN ZOTERO_ITEM CSL_CITATION {"citationID":"mdtRBUGo","properties":{"formattedCitation":"\\super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delInstrText>
        </w:r>
      </w:del>
      <w:r>
        <w:fldChar w:fldCharType="separate"/>
      </w:r>
      <w:r w:rsidR="0080169C" w:rsidRPr="0080169C">
        <w:rPr>
          <w:vertAlign w:val="superscript"/>
        </w:rPr>
        <w:t>19</w:t>
      </w:r>
      <w:r>
        <w:fldChar w:fldCharType="end"/>
      </w:r>
      <w:r w:rsidRPr="0B4994EC">
        <w:rPr>
          <w:lang w:val="en-US"/>
        </w:rPr>
        <w:t xml:space="preserve"> </w:t>
      </w:r>
      <w:r w:rsidR="009475B7" w:rsidRPr="0B4994EC">
        <w:rPr>
          <w:lang w:val="en-US"/>
        </w:rPr>
        <w:t xml:space="preserve">nonlocal </w:t>
      </w:r>
      <w:r w:rsidRPr="0B4994EC">
        <w:rPr>
          <w:lang w:val="en-US"/>
        </w:rPr>
        <w:t>patch-based segmentation with expert priors</w:t>
      </w:r>
      <w:r w:rsidR="003676DC">
        <w:rPr>
          <w:lang w:val="en-US"/>
        </w:rPr>
        <w:t>,</w:t>
      </w:r>
      <w:r>
        <w:fldChar w:fldCharType="begin"/>
      </w:r>
      <w:ins w:id="37" w:author="Sofia Fernandez Lozano" w:date="2025-03-12T20:59:00Z" w16du:dateUtc="2025-03-13T00:59:00Z">
        <w:r w:rsidR="00E73407">
          <w:instrText xml:space="preserve"> ADDIN ZOTERO_ITEM CSL_CITATION {"citationID":"X1Q6cd1m","properties":{"formattedCitation":"\\super 14,20\\nosupersub{}","plainCitation":"14,20","noteIndex":0},"citationItems":[{"id":359,"uris":["http://zotero.org/users/4196598/items/3TGB4NCN"],"itemData":{"id":359,"type":"article-journal","abstract":"Quantitative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instrText>
        </w:r>
      </w:ins>
      <w:del w:id="38" w:author="Sofia Fernandez Lozano" w:date="2024-12-12T15:01:00Z" w16du:dateUtc="2024-12-12T21:01:00Z">
        <w:r w:rsidR="0080169C" w:rsidDel="0078320C">
          <w:delInstrText xml:space="preserve"> ADDIN ZOTERO_ITEM CSL_CITATION {"citationID":"X1Q6cd1m","properties":{"formattedCitation":"\\super 14,20\\nosupersub{}","plainCitation":"14,20","noteIndex":0},"citationItems":[{"id":359,"uris":["http://zotero.org/users/4196598/items/3TGB4NCN"],"itemData":{"id":359,"type":"article-journal","abstract":"Quantitative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delInstrText>
        </w:r>
      </w:del>
      <w:r>
        <w:fldChar w:fldCharType="separate"/>
      </w:r>
      <w:r w:rsidR="0080169C" w:rsidRPr="0080169C">
        <w:rPr>
          <w:vertAlign w:val="superscript"/>
        </w:rPr>
        <w:t>14,20</w:t>
      </w:r>
      <w:r>
        <w:fldChar w:fldCharType="end"/>
      </w:r>
      <w:r w:rsidRPr="0B4994EC">
        <w:rPr>
          <w:lang w:val="en-US"/>
        </w:rPr>
        <w:t xml:space="preserve"> and FreeSurfer v5.3</w:t>
      </w:r>
      <w:r w:rsidR="003676DC">
        <w:rPr>
          <w:lang w:val="en-US"/>
        </w:rPr>
        <w:t>,</w:t>
      </w:r>
      <w:r>
        <w:fldChar w:fldCharType="begin"/>
      </w:r>
      <w:ins w:id="39" w:author="Sofia Fernandez Lozano" w:date="2025-03-12T20:59:00Z" w16du:dateUtc="2025-03-13T00:59:00Z">
        <w:r w:rsidR="00E73407">
          <w:instrText xml:space="preserve"> ADDIN ZOTERO_ITEM CSL_CITATION {"citationID":"oNtZl5Cv","properties":{"formattedCitation":"\\super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instrText>
        </w:r>
      </w:ins>
      <w:del w:id="40" w:author="Sofia Fernandez Lozano" w:date="2024-12-12T15:01:00Z" w16du:dateUtc="2024-12-12T21:01:00Z">
        <w:r w:rsidR="0080169C" w:rsidDel="0078320C">
          <w:delInstrText xml:space="preserve"> ADDIN ZOTERO_ITEM CSL_CITATION {"citationID":"oNtZl5Cv","properties":{"formattedCitation":"\\super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delInstrText>
        </w:r>
      </w:del>
      <w:r>
        <w:fldChar w:fldCharType="separate"/>
      </w:r>
      <w:r w:rsidR="0080169C" w:rsidRPr="0080169C">
        <w:rPr>
          <w:vertAlign w:val="superscript"/>
        </w:rPr>
        <w:t>21</w:t>
      </w:r>
      <w:r>
        <w:fldChar w:fldCharType="end"/>
      </w:r>
      <w:r w:rsidR="00960121" w:rsidRPr="0B4994EC">
        <w:rPr>
          <w:lang w:val="en-US"/>
        </w:rPr>
        <w:t xml:space="preserve"> t</w:t>
      </w:r>
      <w:r w:rsidRPr="0B4994EC">
        <w:rPr>
          <w:lang w:val="en-US"/>
        </w:rPr>
        <w:t xml:space="preserve">he nonlocal patch-based method was </w:t>
      </w:r>
      <w:r w:rsidR="00960121" w:rsidRPr="0B4994EC">
        <w:rPr>
          <w:lang w:val="en-US"/>
        </w:rPr>
        <w:t xml:space="preserve">shown as being </w:t>
      </w:r>
      <w:r w:rsidRPr="0B4994EC">
        <w:rPr>
          <w:lang w:val="en-US"/>
        </w:rPr>
        <w:t>the most accurate</w:t>
      </w:r>
      <w:r w:rsidR="00117C2D" w:rsidRPr="0B4994EC">
        <w:rPr>
          <w:lang w:val="en-US"/>
        </w:rPr>
        <w:t>, based on overlap statistics with manually labele</w:t>
      </w:r>
      <w:r w:rsidR="5F79737F" w:rsidRPr="0B4994EC">
        <w:rPr>
          <w:lang w:val="en-US"/>
        </w:rPr>
        <w:t>d</w:t>
      </w:r>
      <w:r w:rsidR="00117C2D" w:rsidRPr="0B4994EC">
        <w:rPr>
          <w:lang w:val="en-US"/>
        </w:rPr>
        <w:t xml:space="preserve"> ground truth data.</w:t>
      </w:r>
    </w:p>
    <w:p w14:paraId="2A47D3F8" w14:textId="624693CB" w:rsidR="006D6639" w:rsidRDefault="002108C6" w:rsidP="00A23993">
      <w:pPr>
        <w:spacing w:line="360" w:lineRule="auto"/>
        <w:jc w:val="both"/>
      </w:pPr>
      <w:r w:rsidRPr="0B4994EC">
        <w:rPr>
          <w:lang w:val="en-US"/>
        </w:rPr>
        <w:lastRenderedPageBreak/>
        <w:t>T</w:t>
      </w:r>
      <w:r w:rsidR="0066025B" w:rsidRPr="0B4994EC">
        <w:rPr>
          <w:lang w:val="en-US"/>
        </w:rPr>
        <w:t>he explosive development of deep learning</w:t>
      </w:r>
      <w:r w:rsidR="00D86723" w:rsidRPr="0B4994EC">
        <w:rPr>
          <w:lang w:val="en-US"/>
        </w:rPr>
        <w:t xml:space="preserve"> has led to new</w:t>
      </w:r>
      <w:r w:rsidR="0066025B" w:rsidRPr="0B4994EC">
        <w:rPr>
          <w:lang w:val="en-US"/>
        </w:rPr>
        <w:t xml:space="preserve"> methods</w:t>
      </w:r>
      <w:r w:rsidR="00D86723" w:rsidRPr="0B4994EC">
        <w:rPr>
          <w:lang w:val="en-US"/>
        </w:rPr>
        <w:t xml:space="preserve"> and</w:t>
      </w:r>
      <w:r w:rsidR="0066025B" w:rsidRPr="0B4994EC">
        <w:rPr>
          <w:lang w:val="en-US"/>
        </w:rPr>
        <w:t xml:space="preserve"> strategies for segmentation</w:t>
      </w:r>
      <w:r w:rsidR="00D86723" w:rsidRPr="0B4994EC">
        <w:rPr>
          <w:lang w:val="en-US"/>
        </w:rPr>
        <w:t>. Amongst</w:t>
      </w:r>
      <w:r w:rsidR="0066025B" w:rsidRPr="0B4994EC">
        <w:rPr>
          <w:lang w:val="en-US"/>
        </w:rPr>
        <w:t xml:space="preserve"> the most successful</w:t>
      </w:r>
      <w:r w:rsidR="00636B72" w:rsidRPr="0B4994EC">
        <w:rPr>
          <w:lang w:val="en-US"/>
        </w:rPr>
        <w:t>,</w:t>
      </w:r>
      <w:r w:rsidR="0066025B" w:rsidRPr="0B4994EC">
        <w:rPr>
          <w:lang w:val="en-US"/>
        </w:rPr>
        <w:t xml:space="preserve"> the U-net</w:t>
      </w:r>
      <w:r>
        <w:fldChar w:fldCharType="begin"/>
      </w:r>
      <w:ins w:id="41" w:author="Sofia Fernandez Lozano" w:date="2025-03-12T20:59:00Z" w16du:dateUtc="2025-03-13T00:59:00Z">
        <w:r w:rsidR="00E73407">
          <w:instrText xml:space="preserve"> ADDIN ZOTERO_ITEM CSL_CITATION {"citationID":"rhzVvT0o","properties":{"formattedCitation":"\\super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ins>
      <w:del w:id="42" w:author="Sofia Fernandez Lozano" w:date="2024-12-12T15:01:00Z" w16du:dateUtc="2024-12-12T21:01:00Z">
        <w:r w:rsidR="0080169C" w:rsidDel="0078320C">
          <w:delInstrText xml:space="preserve"> ADDIN ZOTERO_ITEM CSL_CITATION {"citationID":"rhzVvT0o","properties":{"formattedCitation":"\\super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delInstrText>
        </w:r>
      </w:del>
      <w:r>
        <w:fldChar w:fldCharType="separate"/>
      </w:r>
      <w:r w:rsidR="0080169C" w:rsidRPr="0080169C">
        <w:rPr>
          <w:vertAlign w:val="superscript"/>
        </w:rPr>
        <w:t>22</w:t>
      </w:r>
      <w:r>
        <w:fldChar w:fldCharType="end"/>
      </w:r>
      <w:r w:rsidR="00636B72" w:rsidRPr="0B4994EC">
        <w:rPr>
          <w:lang w:val="en-US"/>
        </w:rPr>
        <w:t xml:space="preserve"> </w:t>
      </w:r>
      <w:r w:rsidR="0066025B" w:rsidRPr="0B4994EC">
        <w:rPr>
          <w:lang w:val="en-US"/>
        </w:rPr>
        <w:t xml:space="preserve">is a Convolutional Neural Network </w:t>
      </w:r>
      <w:r w:rsidR="009A76CF" w:rsidRPr="0B4994EC">
        <w:rPr>
          <w:lang w:val="en-US"/>
        </w:rPr>
        <w:t xml:space="preserve">(CNN) </w:t>
      </w:r>
      <w:r w:rsidR="0066025B" w:rsidRPr="0B4994EC">
        <w:rPr>
          <w:lang w:val="en-US"/>
        </w:rPr>
        <w:t xml:space="preserve">with a </w:t>
      </w:r>
      <w:r w:rsidR="009A76CF" w:rsidRPr="0B4994EC">
        <w:rPr>
          <w:lang w:val="en-US"/>
        </w:rPr>
        <w:t xml:space="preserve">U-shape </w:t>
      </w:r>
      <w:r w:rsidR="0066025B" w:rsidRPr="0B4994EC">
        <w:rPr>
          <w:lang w:val="en-US"/>
        </w:rPr>
        <w:t>network structure</w:t>
      </w:r>
      <w:r w:rsidR="009A76CF" w:rsidRPr="0B4994EC">
        <w:rPr>
          <w:lang w:val="en-US"/>
        </w:rPr>
        <w:t xml:space="preserve"> </w:t>
      </w:r>
      <w:r w:rsidR="00161F33" w:rsidRPr="0B4994EC">
        <w:rPr>
          <w:lang w:val="en-US"/>
        </w:rPr>
        <w:t>as its name indicates</w:t>
      </w:r>
      <w:r w:rsidR="0066025B" w:rsidRPr="0B4994EC">
        <w:rPr>
          <w:lang w:val="en-US"/>
        </w:rPr>
        <w:t xml:space="preserve">. </w:t>
      </w:r>
      <w:r w:rsidR="00161F33" w:rsidRPr="0B4994EC">
        <w:rPr>
          <w:lang w:val="en-US"/>
        </w:rPr>
        <w:t>I</w:t>
      </w:r>
      <w:r w:rsidR="0066025B" w:rsidRPr="0B4994EC">
        <w:rPr>
          <w:lang w:val="en-US"/>
        </w:rPr>
        <w:t xml:space="preserve">t is characterized by a contraction path that captures context information </w:t>
      </w:r>
      <w:r w:rsidR="009475B7" w:rsidRPr="0B4994EC">
        <w:rPr>
          <w:lang w:val="en-US"/>
        </w:rPr>
        <w:t>while</w:t>
      </w:r>
      <w:r w:rsidR="0066025B" w:rsidRPr="0B4994EC">
        <w:rPr>
          <w:lang w:val="en-US"/>
        </w:rPr>
        <w:t xml:space="preserve"> down</w:t>
      </w:r>
      <w:r w:rsidR="003B3CE4" w:rsidRPr="0B4994EC">
        <w:rPr>
          <w:lang w:val="en-US"/>
        </w:rPr>
        <w:t>-</w:t>
      </w:r>
      <w:r w:rsidR="0066025B" w:rsidRPr="0B4994EC">
        <w:rPr>
          <w:lang w:val="en-US"/>
        </w:rPr>
        <w:t>sampling the image and an expansion path that allows precise positioning on which image up</w:t>
      </w:r>
      <w:r w:rsidR="003B3CE4" w:rsidRPr="0B4994EC">
        <w:rPr>
          <w:lang w:val="en-US"/>
        </w:rPr>
        <w:t>-</w:t>
      </w:r>
      <w:r w:rsidR="0066025B" w:rsidRPr="0B4994EC">
        <w:rPr>
          <w:lang w:val="en-US"/>
        </w:rPr>
        <w:t xml:space="preserve">sampling and feature map fusion are repeated. </w:t>
      </w:r>
      <w:r w:rsidR="56FDF802" w:rsidRPr="0B4994EC">
        <w:rPr>
          <w:lang w:val="en-US"/>
        </w:rPr>
        <w:t>It has shown to segment HC with Dice scores ranging between 0.89 and 0.92</w:t>
      </w:r>
      <w:r w:rsidR="003676DC">
        <w:rPr>
          <w:lang w:val="en-US"/>
        </w:rPr>
        <w:t>.</w:t>
      </w:r>
      <w:r>
        <w:fldChar w:fldCharType="begin"/>
      </w:r>
      <w:ins w:id="43" w:author="Sofia Fernandez Lozano" w:date="2025-03-31T19:46:00Z" w16du:dateUtc="2025-03-31T23:46:00Z">
        <w:r w:rsidR="007D7047">
          <w:instrText xml:space="preserve"> ADDIN ZOTERO_ITEM CSL_CITATION {"citationID":"CUFw5TRK","properties":{"formattedCitation":"\\super 18\\nosupersub{}","plainCitation":"18","noteIndex":0},"citationItems":[{"id":"kAN9LfxP/cg1YQZ7s","uris":["http://zotero.org/users/4196598/items/BQFXLDUU"],"itemData":{"id":484,"type":"article-journal","abstract":"The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instrText>
        </w:r>
      </w:ins>
      <w:del w:id="44" w:author="Sofia Fernandez Lozano" w:date="2024-12-12T15:01:00Z" w16du:dateUtc="2024-12-12T21:01:00Z">
        <w:r w:rsidR="0080169C" w:rsidDel="0078320C">
          <w:delInstrText xml:space="preserve"> ADDIN ZOTERO_ITEM CSL_CITATION {"citationID":"CUFw5TRK","properties":{"formattedCitation":"\\super 18\\nosupersub{}","plainCitation":"18","noteIndex":0},"citationItems":[{"id":484,"uris":["http://zotero.org/users/4196598/items/BQFXLDUU"],"itemData":{"id":484,"type":"article-journal","abstract":"The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delInstrText>
        </w:r>
      </w:del>
      <w:r>
        <w:fldChar w:fldCharType="separate"/>
      </w:r>
      <w:r w:rsidR="0080169C" w:rsidRPr="0080169C">
        <w:rPr>
          <w:vertAlign w:val="superscript"/>
        </w:rPr>
        <w:t>18</w:t>
      </w:r>
      <w:r>
        <w:fldChar w:fldCharType="end"/>
      </w:r>
      <w:r w:rsidR="56FDF802" w:rsidRPr="0B4994EC">
        <w:rPr>
          <w:lang w:val="en-US"/>
        </w:rPr>
        <w:t xml:space="preserve"> </w:t>
      </w:r>
    </w:p>
    <w:p w14:paraId="697C28B1" w14:textId="15A5DA34" w:rsidR="002E58A3" w:rsidRDefault="0066025B" w:rsidP="00A23993">
      <w:pPr>
        <w:spacing w:line="360" w:lineRule="auto"/>
        <w:jc w:val="both"/>
      </w:pPr>
      <w:r w:rsidRPr="0B4994EC">
        <w:rPr>
          <w:lang w:val="en-US"/>
        </w:rPr>
        <w:t xml:space="preserve">Even </w:t>
      </w:r>
      <w:r w:rsidR="00D1535A" w:rsidRPr="0B4994EC">
        <w:rPr>
          <w:lang w:val="en-US"/>
        </w:rPr>
        <w:t xml:space="preserve">if one had access to </w:t>
      </w:r>
      <w:r w:rsidRPr="0B4994EC">
        <w:rPr>
          <w:lang w:val="en-US"/>
        </w:rPr>
        <w:t xml:space="preserve">the most accurate segmentation method, volumetric studies of the </w:t>
      </w:r>
      <w:r w:rsidR="003C42A2" w:rsidRPr="0B4994EC">
        <w:rPr>
          <w:lang w:val="en-US"/>
        </w:rPr>
        <w:t xml:space="preserve">HC show limitations due to the </w:t>
      </w:r>
      <w:r w:rsidRPr="0B4994EC">
        <w:rPr>
          <w:lang w:val="en-US"/>
        </w:rPr>
        <w:t xml:space="preserve">structure’s high </w:t>
      </w:r>
      <w:r w:rsidR="009475B7" w:rsidRPr="0B4994EC">
        <w:rPr>
          <w:lang w:val="en-US"/>
        </w:rPr>
        <w:t xml:space="preserve">inter-subject </w:t>
      </w:r>
      <w:r w:rsidRPr="0B4994EC">
        <w:rPr>
          <w:lang w:val="en-US"/>
        </w:rPr>
        <w:t xml:space="preserve">variability in shape and volume, even in </w:t>
      </w:r>
      <w:r w:rsidR="003C42A2" w:rsidRPr="0B4994EC">
        <w:rPr>
          <w:lang w:val="en-US"/>
        </w:rPr>
        <w:t xml:space="preserve">cognitively </w:t>
      </w:r>
      <w:r w:rsidRPr="0B4994EC">
        <w:rPr>
          <w:lang w:val="en-US"/>
        </w:rPr>
        <w:t>healthy populations</w:t>
      </w:r>
      <w:r w:rsidR="00B34F1C">
        <w:rPr>
          <w:lang w:val="en-US"/>
        </w:rPr>
        <w:t>.</w:t>
      </w:r>
      <w:r>
        <w:fldChar w:fldCharType="begin"/>
      </w:r>
      <w:ins w:id="45" w:author="Sofia Fernandez Lozano" w:date="2025-03-12T20:59:00Z" w16du:dateUtc="2025-03-13T00:59:00Z">
        <w:r w:rsidR="00E73407">
          <w:instrText xml:space="preserve"> ADDIN ZOTERO_ITEM CSL_CITATION {"citationID":"DmIDkQT6","properties":{"formattedCitation":"\\super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instrText>
        </w:r>
      </w:ins>
      <w:del w:id="46" w:author="Sofia Fernandez Lozano" w:date="2024-12-12T15:01:00Z" w16du:dateUtc="2024-12-12T21:01:00Z">
        <w:r w:rsidR="0080169C" w:rsidDel="0078320C">
          <w:delInstrText xml:space="preserve"> ADDIN ZOTERO_ITEM CSL_CITATION {"citationID":"DmIDkQT6","properties":{"formattedCitation":"\\super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delInstrText>
        </w:r>
      </w:del>
      <w:r>
        <w:fldChar w:fldCharType="separate"/>
      </w:r>
      <w:r w:rsidR="0080169C" w:rsidRPr="0080169C">
        <w:rPr>
          <w:vertAlign w:val="superscript"/>
        </w:rPr>
        <w:t>23,24</w:t>
      </w:r>
      <w:r>
        <w:fldChar w:fldCharType="end"/>
      </w:r>
      <w:r w:rsidRPr="0B4994EC">
        <w:rPr>
          <w:lang w:val="en-US"/>
        </w:rPr>
        <w:t xml:space="preserve"> For this reason, researchers have explored different strategies to improve the reliability and robustness of </w:t>
      </w:r>
      <w:r w:rsidR="006C0AC3" w:rsidRPr="0B4994EC">
        <w:rPr>
          <w:lang w:val="en-US"/>
        </w:rPr>
        <w:t xml:space="preserve">the diagnostic or prognostic impact of </w:t>
      </w:r>
      <w:r w:rsidR="00DC5C04" w:rsidRPr="0B4994EC">
        <w:rPr>
          <w:lang w:val="en-US"/>
        </w:rPr>
        <w:t xml:space="preserve">HC </w:t>
      </w:r>
      <w:r w:rsidRPr="0B4994EC">
        <w:rPr>
          <w:lang w:val="en-US"/>
        </w:rPr>
        <w:t>volume</w:t>
      </w:r>
      <w:r w:rsidR="00DC5C04" w:rsidRPr="0B4994EC">
        <w:rPr>
          <w:lang w:val="en-US"/>
        </w:rPr>
        <w:t>try</w:t>
      </w:r>
      <w:r w:rsidRPr="0B4994EC">
        <w:rPr>
          <w:lang w:val="en-US"/>
        </w:rPr>
        <w:t xml:space="preserve">. </w:t>
      </w:r>
      <w:r w:rsidR="00DC5C04" w:rsidRPr="0B4994EC">
        <w:rPr>
          <w:lang w:val="en-US"/>
        </w:rPr>
        <w:t xml:space="preserve">One such strategy is to normalize HC </w:t>
      </w:r>
      <w:r w:rsidR="3D7C4A47" w:rsidRPr="0B4994EC">
        <w:rPr>
          <w:lang w:val="en-US"/>
        </w:rPr>
        <w:t>volume with the volume of the</w:t>
      </w:r>
      <w:r w:rsidR="00FE739A" w:rsidRPr="0B4994EC">
        <w:rPr>
          <w:lang w:val="en-US"/>
        </w:rPr>
        <w:t xml:space="preserve"> cerebrum</w:t>
      </w:r>
      <w:r w:rsidR="001E59DD" w:rsidRPr="0B4994EC">
        <w:rPr>
          <w:lang w:val="en-US"/>
        </w:rPr>
        <w:t>. Using the HC/</w:t>
      </w:r>
      <w:r w:rsidR="00FE739A" w:rsidRPr="0B4994EC">
        <w:rPr>
          <w:lang w:val="en-US"/>
        </w:rPr>
        <w:t>cerebrum</w:t>
      </w:r>
      <w:r w:rsidRPr="0B4994EC">
        <w:rPr>
          <w:lang w:val="en-US"/>
        </w:rPr>
        <w:t xml:space="preserve"> ratio</w:t>
      </w:r>
      <w:r w:rsidR="001E59DD" w:rsidRPr="0B4994EC">
        <w:rPr>
          <w:lang w:val="en-US"/>
        </w:rPr>
        <w:t>,</w:t>
      </w:r>
      <w:r w:rsidRPr="0B4994EC">
        <w:rPr>
          <w:lang w:val="en-US"/>
        </w:rPr>
        <w:t xml:space="preserve"> </w:t>
      </w:r>
      <w:r w:rsidR="002E58A3" w:rsidRPr="0B4994EC">
        <w:rPr>
          <w:lang w:val="en-US"/>
        </w:rPr>
        <w:t xml:space="preserve">investigators were able to </w:t>
      </w:r>
      <w:r w:rsidRPr="0B4994EC">
        <w:rPr>
          <w:lang w:val="en-US"/>
        </w:rPr>
        <w:t xml:space="preserve">successfully identify different AD subtypes </w:t>
      </w:r>
      <w:r w:rsidR="612F1B00" w:rsidRPr="0B4994EC">
        <w:rPr>
          <w:lang w:val="en-US"/>
        </w:rPr>
        <w:t xml:space="preserve">based on </w:t>
      </w:r>
      <w:r w:rsidR="002E58A3" w:rsidRPr="0B4994EC">
        <w:rPr>
          <w:lang w:val="en-US"/>
        </w:rPr>
        <w:t xml:space="preserve">the </w:t>
      </w:r>
      <w:r w:rsidR="612F1B00" w:rsidRPr="0B4994EC">
        <w:rPr>
          <w:lang w:val="en-US"/>
        </w:rPr>
        <w:t>spatial distribution of tau pathology</w:t>
      </w:r>
      <w:r w:rsidR="002E58A3" w:rsidRPr="0B4994EC">
        <w:rPr>
          <w:lang w:val="en-US"/>
        </w:rPr>
        <w:t>,</w:t>
      </w:r>
      <w:r w:rsidR="612F1B00" w:rsidRPr="0B4994EC">
        <w:rPr>
          <w:lang w:val="en-US"/>
        </w:rPr>
        <w:t xml:space="preserve"> </w:t>
      </w:r>
      <w:r w:rsidRPr="0B4994EC">
        <w:rPr>
          <w:lang w:val="en-US"/>
        </w:rPr>
        <w:t>as well as predict faster cognitive decline</w:t>
      </w:r>
      <w:r w:rsidR="00B34F1C">
        <w:rPr>
          <w:lang w:val="en-US"/>
        </w:rPr>
        <w:t>.</w:t>
      </w:r>
      <w:r>
        <w:fldChar w:fldCharType="begin"/>
      </w:r>
      <w:ins w:id="47" w:author="Sofia Fernandez Lozano" w:date="2025-03-12T20:59:00Z" w16du:dateUtc="2025-03-13T00:59:00Z">
        <w:r w:rsidR="00E73407">
          <w:instrText xml:space="preserve"> ADDIN ZOTERO_ITEM CSL_CITATION {"citationID":"V6rfL8ZC","properties":{"formattedCitation":"\\super 25,26\\nosupersub{}","plainCitation":"25,26","noteIndex":0},"citationItems":[{"id":2413,"uris":["http://zotero.org/users/4196598/items/A4KM26X6"],"itemData":{"id":2413,"type":"article-journal","abstract":"Objective: To test the hypothesis that cortical and hippocampal volumes, measured in vivo from volumetric MRI (vMRI) scans, could be used to identify variant subtypes of Alzheimer disease (AD) and to prospectively predict the rate of clinical decline.\nMethods: Amyloid-positive participants with AD from the Alzheimer’s Disease Neuroimaging Initiative (ADNI) 1 and ADNI2 with baseline MRI scans (n = 229) and 2-year clinical follow-up (n = 100) were included. AD subtypes (hippocampal sparing [HpSpMRI], limbic predominant [LPMRI], typical AD [tADMRI]) were defined according to an algorithm analogous to one recently proposed for tau neuropathology. Relationships between baseline hippocampal volume to cortical volume ratio (HV:CTV) and clinical variables were examined by both continuous regression and categorical models.\nResults: When participants were divided categorically, the HpSpMRI group showed significantly more AD-like hypometabolism on 18F-fluorodeoxyglucose-PET (p &lt; 0.05) and poorer baseline executive function (p &lt; 0.001). Other baseline clinical measures did not differ across the 3 groups. Participants with HpSpMRI also showed faster subsequent clinical decline than participants with LPMRI on the Alzheimer's Disease Assessment Scale, 13-Item Subscale (ADAS-Cog13), Mini-Mental State Examination (MMSE), and Functional Assessment Questionnaire (all p &lt; 0.05) and tADMRI on the MMSE and Clinical Dementia Rating Sum of Boxes (CDR-SB) (both p &lt; 0.05). Finally, a larger HV:CTV was associated with poorer baseline executive function and a faster slope of decline in CDR-SB, MMSE, and ADAS-Cog13 score (p &lt; 0.05). These associations were driven mostly by the amount of cortical rather than hippocampal atrophy.\nConclusions: AD subtypes with phenotypes consistent with those observed with tau neuropathology can be identified in vivo with vMRI. An increased HV:CTV ratio was predictive of faster clinical decline in participants with AD who were clinically indistinguishable at baseline except for a greater dysexecutive presentation.","container-title":"Neurology","DOI":"10.1212/WNL.0000000000004670","ISSN":"0028-3878, 1526-632X","issue":"21","language":"en","license":"© 2017 American Academy of Neurology","note":"publisher: Wolters Kluwer Health, Inc. on behalf of the American Academy of Neurology\nsection: Article\nPMID: 29070667","page":"2176-2186","source":"n.neurology.org","title":"Alzheimer disease brain atrophy subtypes are associated with cognition and rate of decline","volume":"89","author":[{"family":"Risacher","given":"Shannon L."},{"family":"Anderson","given":"Wesley H."},{"family":"Charil","given":"Arnaud"},{"family":"Castelluccio","given":"Peter F."},{"family":"Shcherbinin","given":"Sergey"},{"family":"Saykin","given":"Andrew J."},{"family":"Schwarz","given":"Adam J."},{"family":"Initiative","given":"For the Alzheimer's Disease Neuroimaging"}],"issued":{"date-parts":[["2017",11,21]]}}},{"id":2412,"uris":["http://zotero.org/users/4196598/items/TQSH3EL5"],"itemData":{"id":2412,"type":"article-journal","abstract":"Background\nThree subtypes of Alzheimer's disease (AD) have been pathologically defined on the basis of the distribution of neurofibrillary tangles: typical AD, hippocampal-sparing AD, and limbic-predominant AD. Compared with typical AD, hippocampal-sparing AD has more neurofibrillary tangles in the cortex and fewer in the hippocampus, whereas the opposite pattern is seen in limbic-predominant AD. We aimed to determine whether MRI patterns of atrophy differ between these subtypes and whether structural neuroimaging could be a useful predictor of pathological subtype at autopsy.\nMethods\nWe identified patients who had been followed up in the Mayo Clinic Alzheimer's Disease Research Center (Rochester, MN, USA) or in the Alzheimer's Disease Patient Registry (Rochester, MN, USA) between 1992 and 2005. To be eligible for inclusion, participants had to have had dementia, AD pathology at autopsy (Braak stage ≥IV and intermediate to high probability of AD), and an ante-mortem MRI. Cases were assigned to one of three pathological subtypes—hippocampal-sparing, limbic-predominant, and typical AD—on the basis of neurofibrillary tangle counts in hippocampus and cortex and ratio of hippocampal to cortical burden, without reference to neuronal loss. Voxel-based morphometry and atlas-based parcellation were used to compare patterns of grey matter loss between groups and with age-matched control individuals. Neuroimaging was obtained at the time of first presentation. To summarise pair-wise group differences, we report the area under the receiver operator characteristic curve (AUROC).\nFindings\nOf 177 eligible patients, 125 (71%) were classified as having typical AD, 33 (19%) as having limbic-predominant AD, and 19 (11%) as having hippocampal-sparing AD. Most patients with typical (98 [78%]) and limbic-predominant AD (31 [94%]) initially presented with an amnestic syndrome, but fewer patients with hippocampal-sparing AD (eight [42%]) did. The most severe medial temporal atrophy was recorded in patients with limbic-predominant AD, followed by those with typical disease, and then those with hippocampal-sparing AD. Conversely, the most severe cortical atrophy was noted in patients with hippocampal-sparing AD, followed by those with typical disease, and then limbic-predominant AD. The ratio of hippocampal to cortical volumes allowed the best discrimination between subtypes (p&lt;0·0001; three-way AUROC 0·52 [95% CI 0·47–0·52]; ratio of AUROC to chance classification 3·1 [2·8–3·1]). Patients with typical AD and non-amnesic initial presentation had a significantly higher ratio of hippocampal to cortical volumes (median 0·045 [IQR 0·035–0·056]) than did those with an amnesic presentation (0·041 [0·031–0·057]; p=0·001).\nInterpretation\nPatterns of atrophy on MRI differ across the pathological subtypes of AD. MRI regional volumetric analysis can reliably track the distribution of neurofibrillary tangle pathology and can predict pathological subtype of AD at autopsy.\nFunding\nUS National Institutes of Health (National Institute on Aging).","container-title":"The Lancet Neurology","DOI":"10.1016/S1474-4422(12)70200-4","ISSN":"1474-4422","issue":"10","journalAbbreviation":"The Lancet Neurology","page":"868-877","source":"ScienceDirect","title":"Neuroimaging correlates of pathologically defined subtypes of Alzheimer's disease: a case-control study","title-short":"Neuroimaging correlates of pathologically defined subtypes of Alzheimer's disease","volume":"11","author":[{"family":"Whitwell","given":"Jennifer L"},{"family":"Dickson","given":"Dennis W"},{"family":"Murray","given":"Melissa E"},{"family":"Weigand","given":"Stephen D"},{"family":"Tosakulwong","given":"Nirubol"},{"family":"Senjem","given":"Matthew L"},{"family":"Knopman","given":"David S"},{"family":"Boeve","given":"Bradley F"},{"family":"Parisi","given":"Joseph E"},{"family":"Petersen","given":"Ronald C"},{"family":"Jack","given":"Clifford R"},{"family":"Josephs","given":"Keith A"}],"issued":{"date-parts":[["2012",10,1]]}}}],"schema":"https://github.com/citation-style-language/schema/raw/master/csl-citation.json"} </w:instrText>
        </w:r>
      </w:ins>
      <w:del w:id="48" w:author="Sofia Fernandez Lozano" w:date="2024-12-12T15:01:00Z" w16du:dateUtc="2024-12-12T21:01:00Z">
        <w:r w:rsidR="0080169C" w:rsidDel="0078320C">
          <w:delInstrText xml:space="preserve"> ADDIN ZOTERO_ITEM CSL_CITATION {"citationID":"V6rfL8ZC","properties":{"formattedCitation":"\\super 25,26\\nosupersub{}","plainCitation":"25,26","noteIndex":0},"citationItems":[{"id":2413,"uris":["http://zotero.org/users/4196598/items/A4KM26X6"],"itemData":{"id":2413,"type":"article-journal","abstract":"Objective: To test the hypothesis that cortical and hippocampal volumes, measured in vivo from volumetric MRI (vMRI) scans, could be used to identify variant subtypes of Alzheimer disease (AD) and to prospectively predict the rate of clinical decline.\nMethods: Amyloid-positive participants with AD from the Alzheimer’s Disease Neuroimaging Initiative (ADNI) 1 and ADNI2 with baseline MRI scans (n = 229) and 2-year clinical follow-up (n = 100) were included. AD subtypes (hippocampal sparing [HpSpMRI], limbic predominant [LPMRI], typical AD [tADMRI]) were defined according to an algorithm analogous to one recently proposed for tau neuropathology. Relationships between baseline hippocampal volume to cortical volume ratio (HV:CTV) and clinical variables were examined by both continuous regression and categorical models.\nResults: When participants were divided categorically, the HpSpMRI group showed significantly more AD-like hypometabolism on 18F-fluorodeoxyglucose-PET (p &lt; 0.05) and poorer baseline executive function (p &lt; 0.001). Other baseline clinical measures did not differ across the 3 groups. Participants with HpSpMRI also showed faster subsequent clinical decline than participants with LPMRI on the Alzheimer's Disease Assessment Scale, 13-Item Subscale (ADAS-Cog13), Mini-Mental State Examination (MMSE), and Functional Assessment Questionnaire (all p &lt; 0.05) and tADMRI on the MMSE and Clinical Dementia Rating Sum of Boxes (CDR-SB) (both p &lt; 0.05). Finally, a larger HV:CTV was associated with poorer baseline executive function and a faster slope of decline in CDR-SB, MMSE, and ADAS-Cog13 score (p &lt; 0.05). These associations were driven mostly by the amount of cortical rather than hippocampal atrophy.\nConclusions: AD subtypes with phenotypes consistent with those observed with tau neuropathology can be identified in vivo with vMRI. An increased HV:CTV ratio was predictive of faster clinical decline in participants with AD who were clinically indistinguishable at baseline except for a greater dysexecutive presentation.","container-title":"Neurology","DOI":"10.1212/WNL.0000000000004670","ISSN":"0028-3878, 1526-632X","issue":"21","language":"en","license":"© 2017 American Academy of Neurology","note":"publisher: Wolters Kluwer Health, Inc. on behalf of the American Academy of Neurology\nsection: Article\nPMID: 29070667","page":"2176-2186","source":"n.neurology.org","title":"Alzheimer disease brain atrophy subtypes are associated with cognition and rate of decline","volume":"89","author":[{"family":"Risacher","given":"Shannon L."},{"family":"Anderson","given":"Wesley H."},{"family":"Charil","given":"Arnaud"},{"family":"Castelluccio","given":"Peter F."},{"family":"Shcherbinin","given":"Sergey"},{"family":"Saykin","given":"Andrew J."},{"family":"Schwarz","given":"Adam J."},{"family":"Initiative","given":"For the Alzheimer's Disease Neuroimaging"}],"issued":{"date-parts":[["2017",11,21]]}}},{"id":2412,"uris":["http://zotero.org/users/4196598/items/TQSH3EL5"],"itemData":{"id":2412,"type":"article-journal","abstract":"Background\nThree subtypes of Alzheimer's disease (AD) have been pathologically defined on the basis of the distribution of neurofibrillary tangles: typical AD, hippocampal-sparing AD, and limbic-predominant AD. Compared with typical AD, hippocampal-sparing AD has more neurofibrillary tangles in the cortex and fewer in the hippocampus, whereas the opposite pattern is seen in limbic-predominant AD. We aimed to determine whether MRI patterns of atrophy differ between these subtypes and whether structural neuroimaging could be a useful predictor of pathological subtype at autopsy.\nMethods\nWe identified patients who had been followed up in the Mayo Clinic Alzheimer's Disease Research Center (Rochester, MN, USA) or in the Alzheimer's Disease Patient Registry (Rochester, MN, USA) between 1992 and 2005. To be eligible for inclusion, participants had to have had dementia, AD pathology at autopsy (Braak stage ≥IV and intermediate to high probability of AD), and an ante-mortem MRI. Cases were assigned to one of three pathological subtypes—hippocampal-sparing, limbic-predominant, and typical AD—on the basis of neurofibrillary tangle counts in hippocampus and cortex and ratio of hippocampal to cortical burden, without reference to neuronal loss. Voxel-based morphometry and atlas-based parcellation were used to compare patterns of grey matter loss between groups and with age-matched control individuals. Neuroimaging was obtained at the time of first presentation. To summarise pair-wise group differences, we report the area under the receiver operator characteristic curve (AUROC).\nFindings\nOf 177 eligible patients, 125 (71%) were classified as having typical AD, 33 (19%) as having limbic-predominant AD, and 19 (11%) as having hippocampal-sparing AD. Most patients with typical (98 [78%]) and limbic-predominant AD (31 [94%]) initially presented with an amnestic syndrome, but fewer patients with hippocampal-sparing AD (eight [42%]) did. The most severe medial temporal atrophy was recorded in patients with limbic-predominant AD, followed by those with typical disease, and then those with hippocampal-sparing AD. Conversely, the most severe cortical atrophy was noted in patients with hippocampal-sparing AD, followed by those with typical disease, and then limbic-predominant AD. The ratio of hippocampal to cortical volumes allowed the best discrimination between subtypes (p&lt;0·0001; three-way AUROC 0·52 [95% CI 0·47–0·52]; ratio of AUROC to chance classification 3·1 [2·8–3·1]). Patients with typical AD and non-amnesic initial presentation had a significantly higher ratio of hippocampal to cortical volumes (median 0·045 [IQR 0·035–0·056]) than did those with an amnesic presentation (0·041 [0·031–0·057]; p=0·001).\nInterpretation\nPatterns of atrophy on MRI differ across the pathological subtypes of AD. MRI regional volumetric analysis can reliably track the distribution of neurofibrillary tangle pathology and can predict pathological subtype of AD at autopsy.\nFunding\nUS National Institutes of Health (National Institute on Aging).","container-title":"The Lancet Neurology","DOI":"10.1016/S1474-4422(12)70200-4","ISSN":"1474-4422","issue":"10","journalAbbreviation":"The Lancet Neurology","page":"868-877","source":"ScienceDirect","title":"Neuroimaging correlates of pathologically defined subtypes of Alzheimer's disease: a case-control study","title-short":"Neuroimaging correlates of pathologically defined subtypes of Alzheimer's disease","volume":"11","author":[{"family":"Whitwell","given":"Jennifer L"},{"family":"Dickson","given":"Dennis W"},{"family":"Murray","given":"Melissa E"},{"family":"Weigand","given":"Stephen D"},{"family":"Tosakulwong","given":"Nirubol"},{"family":"Senjem","given":"Matthew L"},{"family":"Knopman","given":"David S"},{"family":"Boeve","given":"Bradley F"},{"family":"Parisi","given":"Joseph E"},{"family":"Petersen","given":"Ronald C"},{"family":"Jack","given":"Clifford R"},{"family":"Josephs","given":"Keith A"}],"issued":{"date-parts":[["2012",10,1]]}}}],"schema":"https://github.com/citation-style-language/schema/raw/master/csl-citation.json"} </w:delInstrText>
        </w:r>
      </w:del>
      <w:r>
        <w:fldChar w:fldCharType="separate"/>
      </w:r>
      <w:r w:rsidR="0080169C" w:rsidRPr="0080169C">
        <w:rPr>
          <w:vertAlign w:val="superscript"/>
        </w:rPr>
        <w:t>25,26</w:t>
      </w:r>
      <w:r>
        <w:fldChar w:fldCharType="end"/>
      </w:r>
    </w:p>
    <w:p w14:paraId="4CE4DC27" w14:textId="0441BA4B" w:rsidR="00BA4E1C" w:rsidRDefault="0066025B" w:rsidP="00A23993">
      <w:pPr>
        <w:spacing w:line="360" w:lineRule="auto"/>
        <w:jc w:val="both"/>
      </w:pPr>
      <w:r w:rsidRPr="0B4994EC">
        <w:rPr>
          <w:lang w:val="en-US"/>
        </w:rPr>
        <w:t xml:space="preserve">In addition to cortical atrophy, ventricular expansion is commonly present in neurodegenerative disorders, in particular </w:t>
      </w:r>
      <w:r w:rsidR="00107C96" w:rsidRPr="0B4994EC">
        <w:rPr>
          <w:lang w:val="en-US"/>
        </w:rPr>
        <w:t>in MCI and</w:t>
      </w:r>
      <w:r w:rsidRPr="0B4994EC">
        <w:rPr>
          <w:lang w:val="en-US"/>
        </w:rPr>
        <w:t xml:space="preserve"> AD</w:t>
      </w:r>
      <w:r w:rsidR="00B34F1C">
        <w:rPr>
          <w:lang w:val="en-US"/>
        </w:rPr>
        <w:t>.</w:t>
      </w:r>
      <w:r>
        <w:fldChar w:fldCharType="begin"/>
      </w:r>
      <w:ins w:id="49" w:author="Sofia Fernandez Lozano" w:date="2025-03-12T20:59:00Z" w16du:dateUtc="2025-03-13T00:59:00Z">
        <w:r w:rsidR="00E73407">
          <w:instrText xml:space="preserve"> ADDIN ZOTERO_ITEM CSL_CITATION {"citationID":"gW1QnNeM","properties":{"formattedCitation":"\\super 27\\uc0\\u8211{}31\\nosupersub{}","plainCitation":"27–31","noteIndex":0},"citationItems":[{"id":173,"uris":["http://zotero.org/users/4196598/items/2EPHJ362"],"itemData":{"id":173,"type":"article-journal","abstract":"BACKGROUND: While most patients with mild cognitive impairment (MCI) transition to Alzheimer disease (AD), others develop non-AD dementia, remain in the MCI state, or improve.\nOBJECTIVE: To test the following hypotheses: smaller hippocampal volumes predict conversion of MCI to AD, whereas larger hippocampal volumes predict cognitive stability and/or improvement; and patients with MCI who convert to AD have greater atrophy in the CA1 hippocampal subfield and subiculum.\nDESIGN: Prospective longitudinal cohort study.\nSETTING: University of California-Los Angeles Alzheimer's Disease Research Center.\nPATIENTS: We followed up 20 MCI subjects clinically and neuropsychologically for 3 years.\nMAIN OUTCOME MEASURE: Baseline regional hippocampal atrophy was analyzed with region-of-interest and 3-dimensional hippocampal mapping techniques.\nRESULTS: During the 3-year study, 6 patients developed AD (MCI-c), 7 remained stable (MCI-nc), and 7 improved (MCI-i). Patients with MCI-c had 9% smaller left and 13% smaller right mean hippocampal volumes compared with MCI-nc patients. Radial atrophy maps showed greater atrophy of the CA1 subregion in MCI-c. Patients with MCI-c had significantly smaller hippocampi than MCI-i patients (left, 24%; right, 27%). Volumetric analyses showed a trend for greater hippocampal atrophy in MCI-nc relative to MCI-i patients (eg, 16% volume loss). After permutation tests corrected for multiple comparison, the atrophy maps showed a significant difference on the right. Subicular differences were seen between MCI-c and MCI-i patients, and MCI-nc and MCI-i patients. Multiple linear regression analysis confirmed the group effect to be highly significant and independent of age, hemisphere, and Mini-Mental State Examination scores at baseline.\nCONCLUSIONS: Smaller hippocampi and specifically CA1 and subicular involvement are associated with increased risk for conversion from MCI to AD. Patients with MCI-i tend to have larger hippocampal volumes and relative preservation of both the subiculum and CA1.","container-title":"Archives of Neurology","DOI":"10.1001/archneur.63.5.693","ISSN":"0003-9942","issue":"5","journalAbbreviation":"Arch. Neurol.","language":"eng","note":"PMID: 16682538","page":"693-699","source":"PubMed","title":"Conversion of mild cognitive impairment to Alzheimer disease predicted by hippocampal atrophy maps","volume":"63","author":[{"family":"Apostolova","given":"L. G."},{"family":"Dutton","given":"Rebecca A."},{"family":"Dinov","given":"Ivo D."},{"family":"Hayashi","given":"Kiralee M."},{"family":"Toga","given":"Arthur W."},{"family":"Cummings","given":"Jeffrey L."},{"family":"Thompson","given":"Paul M."}],"issued":{"date-parts":[["2006",5]]}}},{"id":517,"uris":["http://zotero.org/users/4196598/items/B88M2274"],"itemData":{"id":517,"type":"article-journal","abstract":"We analyzed the baseline and 3-year T1-weighted magnetic resonance imaging data of 110 amnestic mild cognitive impairment (MCI) participants with minimal hippocampal atrophy at baseline from the Alzheimer's Disease Cooperative Study group MCI Donepezil/Vitamin E trial. Forty-six subjects converted to Alzheimer disease (AD) (MCIc), whereas 64 remained stable (MCInc). We used the radial distance technique to examine the differences in lateral ventricle shape and size between MCIc and MCInc and the associations between ventricular enlargement and cognitive decline. MCIc group had significantly larger frontal and right body/occipital horns relative to MCInc at baseline and significantly larger bilateral frontal, body/occipital, and left temporal horns at follow-up. Global cognitive decline measured with AD Assessment scale cognitive subscale and Mini-Mental State Examination and decline in activities of daily living (ADL) were associated with posterior lateral ventricle enlargement. Decline in AD Assessment scale cognitive subscale and ADL were associated with left temporal and decline in Mini-Mental State Examination with right temporal horn enlargement. After correction for baseline hippocampal volume, decline in ADL showed a significant association with right frontal horn enlargement. Executive decline was associated with right frontal and left temporal horn enlargement. Copyright © 2013 by Lippincott Williams &amp; Wilkins.","archive":"Scopus","container-title":"Alzheimer Disease and Associated Disorders","DOI":"10.1097/WAD.0b013e3182677b3d","ISSN":"0893-0341","issue":"2","language":"English","page":"174-181","source":"Scopus","title":"Ventricular enlargement and its clinical correlates in the imaging cohort from the adcs mci donepezil/vitamin e study","volume":"27","author":[{"family":"Apostolova","given":"L.G."},{"family":"Babakchanian","given":"S."},{"family":"Hwang","given":"K.S."},{"family":"Green","given":"A.E."},{"family":"Zlatev","given":"D."},{"family":"Chou","given":"Y.-Y."},{"family":"Decarli","given":"C."},{"family":"Jack","given":"C.R."},{"family":"Petersen","given":"R.C."},{"family":"Aisen","given":"P.S."},{"family":"Cummings","given":"J.L."},{"family":"Toga","given":"A.W."},{"family":"Thompson","given":"P.M."}],"issued":{"date-parts":[["2013"]]}}},{"id":519,"uris":["http://zotero.org/users/4196598/items/STFID572"],"itemData":{"id":519,"type":"article-journal","abstract":"Mild cognitive impairment (MCI) may predict future development of dementia in Parkinson's disease (PD). We aimed to examine the extent of subcortical brain atrophy in patients with early PD with and without MCI compared to normal controls (NC). Participating in a population-based study were 43 early, drug-naïve PD patients and 41 NC. Eleven patients were classified with MCI (MCI PD) and 32 patients without (non-MCI PD). Volumetric segmentation of 3D-T1 weighted brain MRI was performed using FreeSurfer. Groups were compared applying MANCOVA corrected for total intracranial volume, age, and sex. Results showed that left inferior lateral ventricle and third ventricle volumes were significantly larger in MCI PD than in non-MCI PD and NC. Fourth ventricular size in MCI PD was significantly different from NC and highly correlated with memory performance in MCI PD patients. This suggests that cognitive dysfunction in early PD may be associated with ventricular enlargement. © 2010 Movement Disorder Society","container-title":"Movement Disorders","DOI":"10.1002/mds.23443","ISSN":"1531-8257","issue":"2","language":"en","note":"_eprint: https://onlinelibrary.wiley.com/doi/pdf/10.1002/mds.23443","page":"297-301","source":"Wiley Online Library","title":"Ventricular enlargement and mild cognitive impairment in early Parkinson's disease","volume":"26","author":[{"family":"Dalaker","given":"Turi O."},{"family":"Zivadinov","given":"Robert"},{"family":"Ramasamy","given":"Deepa Preeti"},{"family":"Beyer","given":"Mona K."},{"family":"Alves","given":"Guido"},{"family":"Bronnick","given":"Kolbjorn S."},{"family":"Tysnes","given":"Ole-Bjorn"},{"family":"Aarsland","given":"Dag"},{"family":"Larsen","given":"Jan P."}],"issued":{"date-parts":[["2011"]]}}},{"id":516,"uris":["http://zotero.org/users/4196598/items/XFV4PTX7"],"itemData":{"id":516,"type":"article-journal","abstract":"We investigated whole-brain atrophy and ventricular enlargement over 18 months in nondemented Parkinson's disease (PD) and examined their associations with clinical measures and baseline CSF markers. PD subjects (n = 100) were classified at baseline into those with mild cognitive impairment (MCI; PD-MCI, n = 36) and no cognitive impairment (PD-NC, n = 64). Percentage of whole-brain volume change (PBVC) and ventricular expansion over 18 months were assessed with FSL-SIENA and ventricular enlargement (VIENA) respectively. PD-MCI showed increased global atrophy (−1.1% ± 0.8%) and ventricular enlargement (6.9 % ± 5.2%) compared with both PD-NC (PBVC: −0.4 ± 0.5, p &lt; 0.01; VIENA: 2.1% ± 4.3%, p &lt; 0.01) and healthy controls. In a subset of 35 PD subjects, CSF levels of tau, and Aβ42/Aβ40 ratio were correlated with PBVC and ventricular enlargement respectively. The sample size required to demonstrate a 20% reduction in PBVC and VIENA was approximately 1/15th of that required to detect equivalent changes in cognitive decline. These findings suggest that longitudinal MRI measurements have potential to serve as surrogate markers to complement clinical assessments for future disease-modifying trials in PD.","container-title":"Neurobiology of Aging","DOI":"10.1016/j.neurobiolaging.2017.03.012","ISSN":"0197-4580","journalAbbreviation":"Neurobiology of Aging","language":"en","page":"78-90","source":"ScienceDirect","title":"Longitudinal whole-brain atrophy and ventricular enlargement in nondemented Parkinson's disease","volume":"55","author":[{"family":"Mak","given":"Elijah"},{"family":"Su","given":"Li"},{"family":"Williams","given":"Guy B."},{"family":"Firbank","given":"Michael J."},{"family":"Lawson","given":"Rachael A."},{"family":"Yarnall","given":"Alison J."},{"family":"Duncan","given":"Gordon W."},{"family":"Mollenhauer","given":"Brit"},{"family":"Owen","given":"Adrian M."},{"family":"Khoo","given":"Tien K."},{"family":"Brooks","given":"David J."},{"family":"Rowe","given":"James B."},{"family":"Barker","given":"Roger A."},{"family":"Burn","given":"David J."},{"family":"O'Brien","given":"John T."}],"issued":{"date-parts":[["2017",7,1]]}}},{"id":515,"uris":["http://zotero.org/users/4196598/items/2L85RUUB"],"itemData":{"id":515,"type":"article-journal","abstract":"Next to gray and white matter atrophy, cerebrospinal fluid (CSF) volume and ventricular dilation may be surrogate biomarkers for brain atrophy in spinal cord injury (SCI). We therefore aimed to track brain atrophy by means of CSF volume changes and ventricular enlargements over two years after SCI. Fifteen patients with SCI and 18 healthy controls underwent a series of T1-weighted scans during five time points over two years. Changes of CSF/intracranial volume (CSF/ICV) ratio, CSF volume, and ventricular enlargement rate over time were determined. Sample sizes with 80% power and 5% significance were calculated to detect a range of treatment effects for a two-armed trial. There was a significant cross-sectional increased CSF/ICV ratio in patients compared with controls at each time point (p &lt; 0.02). The rate of CSF/ICV changes, however, was not significantly different between groups over time. CSF volume increased linearly over bilateral sensorimotor cortices (left: p = 0.002, right: p = 0.042) and in the supracerebellar space (p &lt; 0.001) within two years. An acceleration of the enlargement within the third (p = 0.017) and the fourth (p = 0.006) ventricles was observed in patients over time. Sample size estimation for six-month trials with CSF volume requires 25 patients per treatment arm to detect a hypothetical treatment effect in terms of slowing of atrophy rate of 30%. This study shows that SCI-induced changes in CSF/ICV ratio and ventricular expansion rate provide additional information on the neurodegenerative processes after injury. The sensitivity to scoring treatment effects speaks to its potential to serve as a sensitive biomarker in addition to local atrophy measures.","container-title":"Journal of Neurotrauma","DOI":"10.1089/neu.2017.5522","ISSN":"0897-7151","issue":"24","note":"publisher: Mary Ann Liebert, Inc., publishers","page":"2941-2946","source":"liebertpub.com (Atypon)","title":"Progressive Ventricles Enlargement and Cerebrospinal Fluid Volume Increases as a Marker of Neurodegeneration in Patients with Spinal Cord Injury: A Longitudinal Magnetic Resonance Imaging Study","title-short":"Progressive Ventricles Enlargement and Cerebrospinal Fluid Volume Increases as a Marker of Neurodegeneration in Patients with Spinal Cord Injury","volume":"35","author":[{"family":"Seif","given":"Maryam"},{"family":"Ziegler","given":"Gabriel"},{"family":"Freund","given":"Patrick"}],"issued":{"date-parts":[["2018",12,15]]}}}],"schema":"https://github.com/citation-style-language/schema/raw/master/csl-citation.json"} </w:instrText>
        </w:r>
      </w:ins>
      <w:del w:id="50" w:author="Sofia Fernandez Lozano" w:date="2024-12-12T15:01:00Z" w16du:dateUtc="2024-12-12T21:01:00Z">
        <w:r w:rsidR="0080169C" w:rsidDel="0078320C">
          <w:delInstrText xml:space="preserve"> ADDIN ZOTERO_ITEM CSL_CITATION {"citationID":"gW1QnNeM","properties":{"formattedCitation":"\\super 27\\uc0\\u8211{}31\\nosupersub{}","plainCitation":"27–31","noteIndex":0},"citationItems":[{"id":173,"uris":["http://zotero.org/users/4196598/items/2EPHJ362"],"itemData":{"id":173,"type":"article-journal","abstract":"BACKGROUND: While most patients with mild cognitive impairment (MCI) transition to Alzheimer disease (AD), others develop non-AD dementia, remain in the MCI state, or improve.\nOBJECTIVE: To test the following hypotheses: smaller hippocampal volumes predict conversion of MCI to AD, whereas larger hippocampal volumes predict cognitive stability and/or improvement; and patients with MCI who convert to AD have greater atrophy in the CA1 hippocampal subfield and subiculum.\nDESIGN: Prospective longitudinal cohort study.\nSETTING: University of California-Los Angeles Alzheimer's Disease Research Center.\nPATIENTS: We followed up 20 MCI subjects clinically and neuropsychologically for 3 years.\nMAIN OUTCOME MEASURE: Baseline regional hippocampal atrophy was analyzed with region-of-interest and 3-dimensional hippocampal mapping techniques.\nRESULTS: During the 3-year study, 6 patients developed AD (MCI-c), 7 remained stable (MCI-nc), and 7 improved (MCI-i). Patients with MCI-c had 9% smaller left and 13% smaller right mean hippocampal volumes compared with MCI-nc patients. Radial atrophy maps showed greater atrophy of the CA1 subregion in MCI-c. Patients with MCI-c had significantly smaller hippocampi than MCI-i patients (left, 24%; right, 27%). Volumetric analyses showed a trend for greater hippocampal atrophy in MCI-nc relative to MCI-i patients (eg, 16% volume loss). After permutation tests corrected for multiple comparison, the atrophy maps showed a significant difference on the right. Subicular differences were seen between MCI-c and MCI-i patients, and MCI-nc and MCI-i patients. Multiple linear regression analysis confirmed the group effect to be highly significant and independent of age, hemisphere, and Mini-Mental State Examination scores at baseline.\nCONCLUSIONS: Smaller hippocampi and specifically CA1 and subicular involvement are associated with increased risk for conversion from MCI to AD. Patients with MCI-i tend to have larger hippocampal volumes and relative preservation of both the subiculum and CA1.","container-title":"Archives of Neurology","DOI":"10.1001/archneur.63.5.693","ISSN":"0003-9942","issue":"5","journalAbbreviation":"Arch. Neurol.","language":"eng","note":"PMID: 16682538","page":"693-699","source":"PubMed","title":"Conversion of mild cognitive impairment to Alzheimer disease predicted by hippocampal atrophy maps","volume":"63","author":[{"family":"Apostolova","given":"L. G."},{"family":"Dutton","given":"Rebecca A."},{"family":"Dinov","given":"Ivo D."},{"family":"Hayashi","given":"Kiralee M."},{"family":"Toga","given":"Arthur W."},{"family":"Cummings","given":"Jeffrey L."},{"family":"Thompson","given":"Paul M."}],"issued":{"date-parts":[["2006",5]]}}},{"id":517,"uris":["http://zotero.org/users/4196598/items/B88M2274"],"itemData":{"id":517,"type":"article-journal","abstract":"We analyzed the baseline and 3-year T1-weighted magnetic resonance imaging data of 110 amnestic mild cognitive impairment (MCI) participants with minimal hippocampal atrophy at baseline from the Alzheimer's Disease Cooperative Study group MCI Donepezil/Vitamin E trial. Forty-six subjects converted to Alzheimer disease (AD) (MCIc), whereas 64 remained stable (MCInc). We used the radial distance technique to examine the differences in lateral ventricle shape and size between MCIc and MCInc and the associations between ventricular enlargement and cognitive decline. MCIc group had significantly larger frontal and right body/occipital horns relative to MCInc at baseline and significantly larger bilateral frontal, body/occipital, and left temporal horns at follow-up. Global cognitive decline measured with AD Assessment scale cognitive subscale and Mini-Mental State Examination and decline in activities of daily living (ADL) were associated with posterior lateral ventricle enlargement. Decline in AD Assessment scale cognitive subscale and ADL were associated with left temporal and decline in Mini-Mental State Examination with right temporal horn enlargement. After correction for baseline hippocampal volume, decline in ADL showed a significant association with right frontal horn enlargement. Executive decline was associated with right frontal and left temporal horn enlargement. Copyright © 2013 by Lippincott Williams &amp; Wilkins.","archive":"Scopus","container-title":"Alzheimer Disease and Associated Disorders","DOI":"10.1097/WAD.0b013e3182677b3d","ISSN":"0893-0341","issue":"2","language":"English","page":"174-181","source":"Scopus","title":"Ventricular enlargement and its clinical correlates in the imaging cohort from the adcs mci donepezil/vitamin e study","volume":"27","author":[{"family":"Apostolova","given":"L.G."},{"family":"Babakchanian","given":"S."},{"family":"Hwang","given":"K.S."},{"family":"Green","given":"A.E."},{"family":"Zlatev","given":"D."},{"family":"Chou","given":"Y.-Y."},{"family":"Decarli","given":"C."},{"family":"Jack","given":"C.R."},{"family":"Petersen","given":"R.C."},{"family":"Aisen","given":"P.S."},{"family":"Cummings","given":"J.L."},{"family":"Toga","given":"A.W."},{"family":"Thompson","given":"P.M."}],"issued":{"date-parts":[["2013"]]}}},{"id":519,"uris":["http://zotero.org/users/4196598/items/STFID572"],"itemData":{"id":519,"type":"article-journal","abstract":"Mild cognitive impairment (MCI) may predict future development of dementia in Parkinson's disease (PD). We aimed to examine the extent of subcortical brain atrophy in patients with early PD with and without MCI compared to normal controls (NC). Participating in a population-based study were 43 early, drug-naïve PD patients and 41 NC. Eleven patients were classified with MCI (MCI PD) and 32 patients without (non-MCI PD). Volumetric segmentation of 3D-T1 weighted brain MRI was performed using FreeSurfer. Groups were compared applying MANCOVA corrected for total intracranial volume, age, and sex. Results showed that left inferior lateral ventricle and third ventricle volumes were significantly larger in MCI PD than in non-MCI PD and NC. Fourth ventricular size in MCI PD was significantly different from NC and highly correlated with memory performance in MCI PD patients. This suggests that cognitive dysfunction in early PD may be associated with ventricular enlargement. © 2010 Movement Disorder Society","container-title":"Movement Disorders","DOI":"10.1002/mds.23443","ISSN":"1531-8257","issue":"2","language":"en","note":"_eprint: https://onlinelibrary.wiley.com/doi/pdf/10.1002/mds.23443","page":"297-301","source":"Wiley Online Library","title":"Ventricular enlargement and mild cognitive impairment in early Parkinson's disease","volume":"26","author":[{"family":"Dalaker","given":"Turi O."},{"family":"Zivadinov","given":"Robert"},{"family":"Ramasamy","given":"Deepa Preeti"},{"family":"Beyer","given":"Mona K."},{"family":"Alves","given":"Guido"},{"family":"Bronnick","given":"Kolbjorn S."},{"family":"Tysnes","given":"Ole-Bjorn"},{"family":"Aarsland","given":"Dag"},{"family":"Larsen","given":"Jan P."}],"issued":{"date-parts":[["2011"]]}}},{"id":516,"uris":["http://zotero.org/users/4196598/items/XFV4PTX7"],"itemData":{"id":516,"type":"article-journal","abstract":"We investigated whole-brain atrophy and ventricular enlargement over 18 months in nondemented Parkinson's disease (PD) and examined their associations with clinical measures and baseline CSF markers. PD subjects (n = 100) were classified at baseline into those with mild cognitive impairment (MCI; PD-MCI, n = 36) and no cognitive impairment (PD-NC, n = 64). Percentage of whole-brain volume change (PBVC) and ventricular expansion over 18 months were assessed with FSL-SIENA and ventricular enlargement (VIENA) respectively. PD-MCI showed increased global atrophy (−1.1% ± 0.8%) and ventricular enlargement (6.9 % ± 5.2%) compared with both PD-NC (PBVC: −0.4 ± 0.5, p &lt; 0.01; VIENA: 2.1% ± 4.3%, p &lt; 0.01) and healthy controls. In a subset of 35 PD subjects, CSF levels of tau, and Aβ42/Aβ40 ratio were correlated with PBVC and ventricular enlargement respectively. The sample size required to demonstrate a 20% reduction in PBVC and VIENA was approximately 1/15th of that required to detect equivalent changes in cognitive decline. These findings suggest that longitudinal MRI measurements have potential to serve as surrogate markers to complement clinical assessments for future disease-modifying trials in PD.","container-title":"Neurobiology of Aging","DOI":"10.1016/j.neurobiolaging.2017.03.012","ISSN":"0197-4580","journalAbbreviation":"Neurobiology of Aging","language":"en","page":"78-90","source":"ScienceDirect","title":"Longitudinal whole-brain atrophy and ventricular enlargement in nondemented Parkinson's disease","volume":"55","author":[{"family":"Mak","given":"Elijah"},{"family":"Su","given":"Li"},{"family":"Williams","given":"Guy B."},{"family":"Firbank","given":"Michael J."},{"family":"Lawson","given":"Rachael A."},{"family":"Yarnall","given":"Alison J."},{"family":"Duncan","given":"Gordon W."},{"family":"Mollenhauer","given":"Brit"},{"family":"Owen","given":"Adrian M."},{"family":"Khoo","given":"Tien K."},{"family":"Brooks","given":"David J."},{"family":"Rowe","given":"James B."},{"family":"Barker","given":"Roger A."},{"family":"Burn","given":"David J."},{"family":"O'Brien","given":"John T."}],"issued":{"date-parts":[["2017",7,1]]}}},{"id":515,"uris":["http://zotero.org/users/4196598/items/2L85RUUB"],"itemData":{"id":515,"type":"article-journal","abstract":"Next to gray and white matter atrophy, cerebrospinal fluid (CSF) volume and ventricular dilation may be surrogate biomarkers for brain atrophy in spinal cord injury (SCI). We therefore aimed to track brain atrophy by means of CSF volume changes and ventricular enlargements over two years after SCI. Fifteen patients with SCI and 18 healthy controls underwent a series of T1-weighted scans during five time points over two years. Changes of CSF/intracranial volume (CSF/ICV) ratio, CSF volume, and ventricular enlargement rate over time were determined. Sample sizes with 80% power and 5% significance were calculated to detect a range of treatment effects for a two-armed trial. There was a significant cross-sectional increased CSF/ICV ratio in patients compared with controls at each time point (p &lt; 0.02). The rate of CSF/ICV changes, however, was not significantly different between groups over time. CSF volume increased linearly over bilateral sensorimotor cortices (left: p = 0.002, right: p = 0.042) and in the supracerebellar space (p &lt; 0.001) within two years. An acceleration of the enlargement within the third (p = 0.017) and the fourth (p = 0.006) ventricles was observed in patients over time. Sample size estimation for six-month trials with CSF volume requires 25 patients per treatment arm to detect a hypothetical treatment effect in terms of slowing of atrophy rate of 30%. This study shows that SCI-induced changes in CSF/ICV ratio and ventricular expansion rate provide additional information on the neurodegenerative processes after injury. The sensitivity to scoring treatment effects speaks to its potential to serve as a sensitive biomarker in addition to local atrophy measures.","container-title":"Journal of Neurotrauma","DOI":"10.1089/neu.2017.5522","ISSN":"0897-7151","issue":"24","note":"publisher: Mary Ann Liebert, Inc., publishers","page":"2941-2946","source":"liebertpub.com (Atypon)","title":"Progressive Ventricles Enlargement and Cerebrospinal Fluid Volume Increases as a Marker of Neurodegeneration in Patients with Spinal Cord Injury: A Longitudinal Magnetic Resonance Imaging Study","title-short":"Progressive Ventricles Enlargement and Cerebrospinal Fluid Volume Increases as a Marker of Neurodegeneration in Patients with Spinal Cord Injury","volume":"35","author":[{"family":"Seif","given":"Maryam"},{"family":"Ziegler","given":"Gabriel"},{"family":"Freund","given":"Patrick"}],"issued":{"date-parts":[["2018",12,15]]}}}],"schema":"https://github.com/citation-style-language/schema/raw/master/csl-citation.json"} </w:delInstrText>
        </w:r>
      </w:del>
      <w:r>
        <w:fldChar w:fldCharType="separate"/>
      </w:r>
      <w:r w:rsidR="0080169C" w:rsidRPr="0080169C">
        <w:rPr>
          <w:vertAlign w:val="superscript"/>
        </w:rPr>
        <w:t>27–31</w:t>
      </w:r>
      <w:r>
        <w:fldChar w:fldCharType="end"/>
      </w:r>
      <w:r w:rsidRPr="0B4994EC">
        <w:rPr>
          <w:lang w:val="en-US"/>
        </w:rPr>
        <w:t xml:space="preserve"> </w:t>
      </w:r>
      <w:r w:rsidR="00254850" w:rsidRPr="0B4994EC">
        <w:rPr>
          <w:lang w:val="en-US"/>
        </w:rPr>
        <w:t>L</w:t>
      </w:r>
      <w:r w:rsidR="1F7C726A" w:rsidRPr="0B4994EC">
        <w:rPr>
          <w:lang w:val="en-US"/>
        </w:rPr>
        <w:t>e</w:t>
      </w:r>
      <w:r w:rsidR="00254850" w:rsidRPr="0B4994EC">
        <w:rPr>
          <w:lang w:val="en-US"/>
        </w:rPr>
        <w:t xml:space="preserve">veraging </w:t>
      </w:r>
      <w:r w:rsidRPr="0B4994EC">
        <w:rPr>
          <w:lang w:val="en-US"/>
        </w:rPr>
        <w:t xml:space="preserve">the idea of ex-vacuo dilation, the </w:t>
      </w:r>
      <w:r w:rsidR="00107C96" w:rsidRPr="0B4994EC">
        <w:rPr>
          <w:lang w:val="en-US"/>
        </w:rPr>
        <w:t xml:space="preserve">HC </w:t>
      </w:r>
      <w:r w:rsidRPr="0B4994EC">
        <w:rPr>
          <w:lang w:val="en-US"/>
        </w:rPr>
        <w:t>occupancy is a single biomarker of medial temporal atrophy consisting of the ratio of the volume of the</w:t>
      </w:r>
      <w:r w:rsidR="003B0327" w:rsidRPr="0B4994EC">
        <w:rPr>
          <w:lang w:val="en-US"/>
        </w:rPr>
        <w:t xml:space="preserve"> HC</w:t>
      </w:r>
      <w:r w:rsidRPr="0B4994EC">
        <w:rPr>
          <w:lang w:val="en-US"/>
        </w:rPr>
        <w:t xml:space="preserve"> </w:t>
      </w:r>
      <w:r w:rsidR="00A348EE" w:rsidRPr="0B4994EC">
        <w:rPr>
          <w:lang w:val="en-US"/>
        </w:rPr>
        <w:t>to</w:t>
      </w:r>
      <w:r w:rsidRPr="0B4994EC">
        <w:rPr>
          <w:lang w:val="en-US"/>
        </w:rPr>
        <w:t xml:space="preserve"> the sum of the volumes of the </w:t>
      </w:r>
      <w:r w:rsidR="00A348EE" w:rsidRPr="0B4994EC">
        <w:rPr>
          <w:lang w:val="en-US"/>
        </w:rPr>
        <w:t xml:space="preserve">HC </w:t>
      </w:r>
      <w:r w:rsidRPr="0B4994EC">
        <w:rPr>
          <w:lang w:val="en-US"/>
        </w:rPr>
        <w:t>and inferior lateral ventricle</w:t>
      </w:r>
      <w:r w:rsidR="00B34F1C">
        <w:rPr>
          <w:lang w:val="en-US"/>
        </w:rPr>
        <w:t>.</w:t>
      </w:r>
      <w:r>
        <w:fldChar w:fldCharType="begin"/>
      </w:r>
      <w:ins w:id="51" w:author="Sofia Fernandez Lozano" w:date="2025-03-12T20:59:00Z" w16du:dateUtc="2025-03-13T00:59:00Z">
        <w:r w:rsidR="00E73407">
          <w:instrText xml:space="preserve"> ADDIN ZOTERO_ITEM CSL_CITATION {"citationID":"MHFFybT9","properties":{"formattedCitation":"\\super 32\\nosupersub{}","plainCitation":"32","noteIndex":0},"citationItems":[{"id":2177,"uris":["http://zotero.org/users/4196598/items/CHU27YEF"],"itemData":{"id":2177,"type":"article-journal","abstract":"OBJECTIVE: To determine the ability of clinically available volumetric MRI (vMRI) and CSF biomarkers, alone or in combination with a quantitative learning measure, to predict conversion to Alzheimer disease (AD) in patients with mild cognitive impairment (MCI).\nMETHODS: We stratified 192 MCI participants into positive and negative risk groups on the basis of 1) degree of learning impairment on the Rey Auditory Verbal Learning Test; 2) medial temporal atrophy, quantified from Food and Drug Administration-approved software for automated vMRI analysis; and 3) CSF biomarker levels(.) We also stratified participants based on combinations of risk factors. We computed Cox proportional hazards models, controlling for age, to assess 3-year risk of converting to AD as a function of risk group and used Kaplan-Meier analyses to determine median survival times.\nRESULTS: When risk factors were examined separately, individuals testing positive showed significantly higher risk of converting to AD than individuals testing negative (hazard ratios [HR] 1.8-4.1). The joint presence of any 2 risk factors substantially increased risk, with the combination of greater learning impairment and increased atrophy associated with highest risk (HR 29.0): 85% of patients with both risk factors converted to AD within 3 years, vs 5% of those with neither. The presence of medial temporal atrophy was associated with shortest median dementia-free survival (15 months).\nCONCLUSIONS: Incorporating quantitative assessment of learning ability along with vMRI or CSF biomarkers in the clinical workup of MCI can provide critical information on risk of imminent conversion to AD.","container-title":"Neurology","DOI":"10.1212/WNL.0b013e3182343314","ISSN":"1526-632X","issue":"17","journalAbbreviation":"Neurology","language":"eng","note":"PMID: 21998317\nPMCID: PMC3198979","page":"1619-1628","source":"PubMed","title":"Predicting MCI outcome with clinically available MRI and CSF biomarkers","volume":"77","author":[{"family":"Heister","given":"D."},{"family":"Brewer","given":"J. B."},{"family":"Magda","given":"S."},{"family":"Blennow","given":"K."},{"family":"McEvoy","given":"L. K."},{"literal":"Alzheimer's Disease Neuroimaging Initiative"}],"issued":{"date-parts":[["2011",10,25]]}}}],"schema":"https://github.com/citation-style-language/schema/raw/master/csl-citation.json"} </w:instrText>
        </w:r>
      </w:ins>
      <w:del w:id="52" w:author="Sofia Fernandez Lozano" w:date="2024-12-12T15:01:00Z" w16du:dateUtc="2024-12-12T21:01:00Z">
        <w:r w:rsidR="0080169C" w:rsidDel="0078320C">
          <w:delInstrText xml:space="preserve"> ADDIN ZOTERO_ITEM CSL_CITATION {"citationID":"MHFFybT9","properties":{"formattedCitation":"\\super 32\\nosupersub{}","plainCitation":"32","noteIndex":0},"citationItems":[{"id":2177,"uris":["http://zotero.org/users/4196598/items/CHU27YEF"],"itemData":{"id":2177,"type":"article-journal","abstract":"OBJECTIVE: To determine the ability of clinically available volumetric MRI (vMRI) and CSF biomarkers, alone or in combination with a quantitative learning measure, to predict conversion to Alzheimer disease (AD) in patients with mild cognitive impairment (MCI).\nMETHODS: We stratified 192 MCI participants into positive and negative risk groups on the basis of 1) degree of learning impairment on the Rey Auditory Verbal Learning Test; 2) medial temporal atrophy, quantified from Food and Drug Administration-approved software for automated vMRI analysis; and 3) CSF biomarker levels(.) We also stratified participants based on combinations of risk factors. We computed Cox proportional hazards models, controlling for age, to assess 3-year risk of converting to AD as a function of risk group and used Kaplan-Meier analyses to determine median survival times.\nRESULTS: When risk factors were examined separately, individuals testing positive showed significantly higher risk of converting to AD than individuals testing negative (hazard ratios [HR] 1.8-4.1). The joint presence of any 2 risk factors substantially increased risk, with the combination of greater learning impairment and increased atrophy associated with highest risk (HR 29.0): 85% of patients with both risk factors converted to AD within 3 years, vs 5% of those with neither. The presence of medial temporal atrophy was associated with shortest median dementia-free survival (15 months).\nCONCLUSIONS: Incorporating quantitative assessment of learning ability along with vMRI or CSF biomarkers in the clinical workup of MCI can provide critical information on risk of imminent conversion to AD.","container-title":"Neurology","DOI":"10.1212/WNL.0b013e3182343314","ISSN":"1526-632X","issue":"17","journalAbbreviation":"Neurology","language":"eng","note":"PMID: 21998317\nPMCID: PMC3198979","page":"1619-1628","source":"PubMed","title":"Predicting MCI outcome with clinically available MRI and CSF biomarkers","volume":"77","author":[{"family":"Heister","given":"D."},{"family":"Brewer","given":"J. B."},{"family":"Magda","given":"S."},{"family":"Blennow","given":"K."},{"family":"McEvoy","given":"L. K."},{"literal":"Alzheimer's Disease Neuroimaging Initiative"}],"issued":{"date-parts":[["2011",10,25]]}}}],"schema":"https://github.com/citation-style-language/schema/raw/master/csl-citation.json"} </w:delInstrText>
        </w:r>
      </w:del>
      <w:r>
        <w:fldChar w:fldCharType="separate"/>
      </w:r>
      <w:r w:rsidR="0080169C" w:rsidRPr="0080169C">
        <w:rPr>
          <w:vertAlign w:val="superscript"/>
        </w:rPr>
        <w:t>32</w:t>
      </w:r>
      <w:r>
        <w:fldChar w:fldCharType="end"/>
      </w:r>
      <w:r w:rsidRPr="0B4994EC">
        <w:rPr>
          <w:lang w:val="en-US"/>
        </w:rPr>
        <w:t xml:space="preserve"> The median survival times in relation to conversion from MCI to AD were found to be significantly shorter for those subjects at risk due to atrophy measured by </w:t>
      </w:r>
      <w:r w:rsidR="00103953" w:rsidRPr="0B4994EC">
        <w:rPr>
          <w:lang w:val="en-US"/>
        </w:rPr>
        <w:t xml:space="preserve">low </w:t>
      </w:r>
      <w:r w:rsidRPr="0B4994EC">
        <w:rPr>
          <w:lang w:val="en-US"/>
        </w:rPr>
        <w:t>HC</w:t>
      </w:r>
      <w:r w:rsidR="00BA4E1C" w:rsidRPr="0B4994EC">
        <w:rPr>
          <w:lang w:val="en-US"/>
        </w:rPr>
        <w:t xml:space="preserve"> occupancy</w:t>
      </w:r>
      <w:r w:rsidRPr="0B4994EC">
        <w:rPr>
          <w:lang w:val="en-US"/>
        </w:rPr>
        <w:t xml:space="preserve"> than those at risk from any other measure or combination of measures</w:t>
      </w:r>
      <w:r w:rsidR="658DE1FD" w:rsidRPr="0B4994EC">
        <w:rPr>
          <w:lang w:val="en-US"/>
        </w:rPr>
        <w:t xml:space="preserve"> from learning performance, CSF tau, amyloid and tau/amyloid ratio</w:t>
      </w:r>
      <w:r w:rsidRPr="0B4994EC">
        <w:rPr>
          <w:lang w:val="en-US"/>
        </w:rPr>
        <w:t>.</w:t>
      </w:r>
    </w:p>
    <w:p w14:paraId="209BA218" w14:textId="7211052C" w:rsidR="006D6639" w:rsidRDefault="4B28A749" w:rsidP="00A23993">
      <w:pPr>
        <w:spacing w:line="360" w:lineRule="auto"/>
        <w:jc w:val="both"/>
      </w:pPr>
      <w:r w:rsidRPr="0B4994EC">
        <w:rPr>
          <w:lang w:val="en-US"/>
        </w:rPr>
        <w:t>The H</w:t>
      </w:r>
      <w:r w:rsidR="00BA4E1C" w:rsidRPr="0B4994EC">
        <w:rPr>
          <w:lang w:val="en-US"/>
        </w:rPr>
        <w:t>C</w:t>
      </w:r>
      <w:r w:rsidRPr="0B4994EC">
        <w:rPr>
          <w:lang w:val="en-US"/>
        </w:rPr>
        <w:t>-to-ventricle ratio (HVR) as an extension of the original idea of a ratio combin</w:t>
      </w:r>
      <w:r w:rsidR="00103953" w:rsidRPr="0B4994EC">
        <w:rPr>
          <w:lang w:val="en-US"/>
        </w:rPr>
        <w:t>ing</w:t>
      </w:r>
      <w:r w:rsidRPr="0B4994EC">
        <w:rPr>
          <w:lang w:val="en-US"/>
        </w:rPr>
        <w:t xml:space="preserve"> in a single metric the estimation of </w:t>
      </w:r>
      <w:r w:rsidR="002D59C0" w:rsidRPr="0B4994EC">
        <w:rPr>
          <w:lang w:val="en-US"/>
        </w:rPr>
        <w:t xml:space="preserve">HC </w:t>
      </w:r>
      <w:r w:rsidRPr="0B4994EC">
        <w:rPr>
          <w:lang w:val="en-US"/>
        </w:rPr>
        <w:t>volume with the surrounding ventricular enlargement in a similar manner to HC</w:t>
      </w:r>
      <w:r w:rsidR="002D59C0" w:rsidRPr="0B4994EC">
        <w:rPr>
          <w:lang w:val="en-US"/>
        </w:rPr>
        <w:t xml:space="preserve"> occupancy</w:t>
      </w:r>
      <w:r w:rsidRPr="0B4994EC">
        <w:rPr>
          <w:lang w:val="en-US"/>
        </w:rPr>
        <w:t>, but instead using the complete lateral horn of the ventricle</w:t>
      </w:r>
      <w:r w:rsidR="0066025B" w:rsidRPr="0B4994EC">
        <w:rPr>
          <w:lang w:val="en-US"/>
        </w:rPr>
        <w:t xml:space="preserve"> </w:t>
      </w:r>
      <w:r>
        <w:fldChar w:fldCharType="begin"/>
      </w:r>
      <w:ins w:id="53" w:author="Sofia Fernandez Lozano" w:date="2025-03-12T20:59:00Z" w16du:dateUtc="2025-03-13T00:59:00Z">
        <w:r w:rsidR="00E73407">
          <w:instrText xml:space="preserve"> ADDIN ZOTERO_ITEM CSL_CITATION {"citationID":"Uo571K7h","properties":{"formattedCitation":"\\super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54" w:author="Sofia Fernandez Lozano" w:date="2024-12-12T15:01:00Z" w16du:dateUtc="2024-12-12T21:01:00Z">
        <w:r w:rsidR="0080169C" w:rsidDel="0078320C">
          <w:delInstrText xml:space="preserve"> ADDIN ZOTERO_ITEM CSL_CITATION {"citationID":"Uo571K7h","properties":{"formattedCitation":"\\super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fldChar w:fldCharType="separate"/>
      </w:r>
      <w:r w:rsidR="0080169C" w:rsidRPr="0080169C">
        <w:rPr>
          <w:vertAlign w:val="superscript"/>
        </w:rPr>
        <w:t>16</w:t>
      </w:r>
      <w:r>
        <w:fldChar w:fldCharType="end"/>
      </w:r>
      <w:r w:rsidR="0066025B" w:rsidRPr="0B4994EC">
        <w:rPr>
          <w:lang w:val="en-US"/>
        </w:rPr>
        <w:t>. When calculated in two cohorts of cognitively normal aging adults, the HVR showed stronger relationships to age and delayed memory than the raw hippocampal volumetric measure.</w:t>
      </w:r>
    </w:p>
    <w:p w14:paraId="0DA633C3" w14:textId="26CCA663" w:rsidR="006D6639" w:rsidRDefault="0066025B" w:rsidP="00A23993">
      <w:pPr>
        <w:spacing w:line="360" w:lineRule="auto"/>
        <w:jc w:val="both"/>
      </w:pPr>
      <w:r w:rsidRPr="0B4994EC">
        <w:rPr>
          <w:lang w:val="en-US"/>
        </w:rPr>
        <w:t xml:space="preserve">The goal of this paper was to apply and compare available automatic segmentation techniques to automate HVR </w:t>
      </w:r>
      <w:r w:rsidR="00E021F2" w:rsidRPr="0B4994EC">
        <w:rPr>
          <w:lang w:val="en-US"/>
        </w:rPr>
        <w:t>estimation</w:t>
      </w:r>
      <w:r w:rsidR="00B34F1C">
        <w:rPr>
          <w:lang w:val="en-US"/>
        </w:rPr>
        <w:t>,</w:t>
      </w:r>
      <w:r>
        <w:fldChar w:fldCharType="begin"/>
      </w:r>
      <w:ins w:id="55" w:author="Sofia Fernandez Lozano" w:date="2025-03-12T20:59:00Z" w16du:dateUtc="2025-03-13T00:59:00Z">
        <w:r w:rsidR="00E73407">
          <w:instrText xml:space="preserve"> ADDIN ZOTERO_ITEM CSL_CITATION {"citationID":"K5232BHN","properties":{"formattedCitation":"\\super 16,33\\nosupersub{}","plainCitation":"16,33","noteIndex":0},"citationItems":[{"id":481,"uris":["http://zotero.org/users/4196598/items/IWPH2L6K"],"itemData":{"id":481,"type":"article-journal","abstract":"Results indicate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 Within the medial temporal lobe, both the hippocampus and amygdala are frequently targeted by researchers and clinicians for volumetric analysis based on magnetic resonance imaging (MRI). However, different data acquisition techniques, analysis software and anatomical boundaries have in the past made it difficult to compare results of MRI studies from different laboratories. In order to reduce these differences, a segmentation protocol was established with 40 healthy normal control subjects recently scanned in our laboratory. Data acquisition was performed with a three-dimensional gradient echo technique, and scans were corrected for non-uniformity and registered into standard stereotaxic space prior to segmentation. Volumetric analysis was performed manually using three-dimensional software that allows simultaneous analysis of sagittal, coronal and horizontal images. Intra- and inter-rater coefficients yielded correlation coefficients comparable with other protocols. The hippocampal volume was larger in the right hemisphere (3324 versus 3208 mm(3)), while no interhemispheric differences for the amygdala (1154 versus 1160 mm(3)) could be observed. Most importantly, results from recent segmentation protocols for hippocampus and amygdala seem to approach each other with regard to mean volumes and interhemispheric differences. This indicates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comparable.","container-title":"Cerebral cortex","DOI":"10.1093/CERCOR/10.4.433","source":"Semantic Scholar","title":"Volumetry of hippocampus and amygdala with high-resolution MRI and three-dimensional analysis software: minimizing the discrepancies between laboratories.","title-short":"Volumetry of hippocampus and amygdala with high-resolution MRI and three-dimensional analysis software","author":[{"family":"Pruessner","given":"J."},{"family":"Li","given":"L. M."},{"family":"Serles","given":"W."},{"family":"Pruessner","given":"M."},{"family":"Collins","given":"D."},{"family":"Kabani","given":"N."},{"family":"Lupien","given":"S."},{"family":"Evans","given":"Alan C."}],"issued":{"date-parts":[["2000"]]}}},{"id":387,"uris":["http://zotero.org/users/4196598/items/KUHVI2KQ"],"itemData":{"id":387,"type":"article-journal","abstract":"Disentangling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56" w:author="Sofia Fernandez Lozano" w:date="2024-12-12T15:01:00Z" w16du:dateUtc="2024-12-12T21:01:00Z">
        <w:r w:rsidR="0080169C" w:rsidDel="0078320C">
          <w:delInstrText xml:space="preserve"> ADDIN ZOTERO_ITEM CSL_CITATION {"citationID":"K5232BHN","properties":{"formattedCitation":"\\super 16,33\\nosupersub{}","plainCitation":"16,33","noteIndex":0},"citationItems":[{"id":481,"uris":["http://zotero.org/users/4196598/items/IWPH2L6K"],"itemData":{"id":481,"type":"article-journal","abstract":"Results indicate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 Within the medial temporal lobe, both the hippocampus and amygdala are frequently targeted by researchers and clinicians for volumetric analysis based on magnetic resonance imaging (MRI). However, different data acquisition techniques, analysis software and anatomical boundaries have in the past made it difficult to compare results of MRI studies from different laboratories. In order to reduce these differences, a segmentation protocol was established with 40 healthy normal control subjects recently scanned in our laboratory. Data acquisition was performed with a three-dimensional gradient echo technique, and scans were corrected for non-uniformity and registered into standard stereotaxic space prior to segmentation. Volumetric analysis was performed manually using three-dimensional software that allows simultaneous analysis of sagittal, coronal and horizontal images. Intra- and inter-rater coefficients yielded correlation coefficients comparable with other protocols. The hippocampal volume was larger in the right hemisphere (3324 versus 3208 mm(3)), while no interhemispheric differences for the amygdala (1154 versus 1160 mm(3)) could be observed. Most importantly, results from recent segmentation protocols for hippocampus and amygdala seem to approach each other with regard to mean volumes and interhemispheric differences. This indicates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comparable.","container-title":"Cerebral cortex","DOI":"10.1093/CERCOR/10.4.433","source":"Semantic Scholar","title":"Volumetry of hippocampus and amygdala with high-resolution MRI and three-dimensional analysis software: minimizing the discrepancies between laboratories.","title-short":"Volumetry of hippocampus and amygdala with high-resolution MRI and three-dimensional analysis software","author":[{"family":"Pruessner","given":"J."},{"family":"Li","given":"L. M."},{"family":"Serles","given":"W."},{"family":"Pruessner","given":"M."},{"family":"Collins","given":"D."},{"family":"Kabani","given":"N."},{"family":"Lupien","given":"S."},{"family":"Evans","given":"Alan C."}],"issued":{"date-parts":[["2000"]]}}},{"id":387,"uris":["http://zotero.org/users/4196598/items/KUHVI2KQ"],"itemData":{"id":387,"type":"article-journal","abstract":"Disentangling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fldChar w:fldCharType="separate"/>
      </w:r>
      <w:r w:rsidR="0080169C" w:rsidRPr="0080169C">
        <w:rPr>
          <w:vertAlign w:val="superscript"/>
        </w:rPr>
        <w:t>16,33</w:t>
      </w:r>
      <w:r>
        <w:fldChar w:fldCharType="end"/>
      </w:r>
      <w:r w:rsidRPr="0B4994EC">
        <w:rPr>
          <w:lang w:val="en-US"/>
        </w:rPr>
        <w:t xml:space="preserve"> </w:t>
      </w:r>
      <w:r w:rsidR="00E021F2" w:rsidRPr="0B4994EC">
        <w:rPr>
          <w:lang w:val="en-US"/>
        </w:rPr>
        <w:t xml:space="preserve">explore </w:t>
      </w:r>
      <w:r w:rsidRPr="0B4994EC">
        <w:rPr>
          <w:lang w:val="en-US"/>
        </w:rPr>
        <w:t xml:space="preserve">potential variations introduced by the different </w:t>
      </w:r>
      <w:r w:rsidRPr="0B4994EC">
        <w:rPr>
          <w:lang w:val="en-US"/>
        </w:rPr>
        <w:lastRenderedPageBreak/>
        <w:t xml:space="preserve">segmentation methods, and </w:t>
      </w:r>
      <w:r w:rsidR="00E021F2" w:rsidRPr="0B4994EC">
        <w:rPr>
          <w:lang w:val="en-US"/>
        </w:rPr>
        <w:t xml:space="preserve">then to use </w:t>
      </w:r>
      <w:r w:rsidRPr="0B4994EC">
        <w:rPr>
          <w:lang w:val="en-US"/>
        </w:rPr>
        <w:t xml:space="preserve">this automatic method to replicate and extend the </w:t>
      </w:r>
      <w:r w:rsidR="6773AB6C" w:rsidRPr="0B4994EC">
        <w:rPr>
          <w:lang w:val="en-US"/>
        </w:rPr>
        <w:t xml:space="preserve">earlier </w:t>
      </w:r>
      <w:r w:rsidRPr="0B4994EC">
        <w:rPr>
          <w:lang w:val="en-US"/>
        </w:rPr>
        <w:t xml:space="preserve">findings in a larger sample of AD, MCI and cognitively </w:t>
      </w:r>
      <w:r w:rsidR="003C0B9F" w:rsidRPr="0B4994EC">
        <w:rPr>
          <w:lang w:val="en-US"/>
        </w:rPr>
        <w:t>healthy individuals</w:t>
      </w:r>
      <w:r w:rsidRPr="0B4994EC">
        <w:rPr>
          <w:lang w:val="en-US"/>
        </w:rPr>
        <w:t>.</w:t>
      </w:r>
    </w:p>
    <w:p w14:paraId="3C1C666E" w14:textId="77777777" w:rsidR="006D6639" w:rsidRDefault="0066025B" w:rsidP="00A23993">
      <w:pPr>
        <w:spacing w:line="360" w:lineRule="auto"/>
        <w:jc w:val="both"/>
      </w:pPr>
      <w:r>
        <w:br w:type="page"/>
      </w:r>
    </w:p>
    <w:p w14:paraId="28925258" w14:textId="4C5B8B28" w:rsidR="006D6639" w:rsidRDefault="0066025B" w:rsidP="0032209D">
      <w:pPr>
        <w:pStyle w:val="Heading1"/>
      </w:pPr>
      <w:bookmarkStart w:id="57" w:name="_bximptj4rzpx"/>
      <w:bookmarkEnd w:id="57"/>
      <w:r>
        <w:lastRenderedPageBreak/>
        <w:t>M</w:t>
      </w:r>
      <w:r w:rsidR="20BBEC1B">
        <w:t>aterials and methods</w:t>
      </w:r>
    </w:p>
    <w:p w14:paraId="106DBF48" w14:textId="7E51EA35" w:rsidR="006D6639" w:rsidRPr="0032209D" w:rsidRDefault="0066025B" w:rsidP="0032209D">
      <w:pPr>
        <w:pStyle w:val="Heading2"/>
      </w:pPr>
      <w:bookmarkStart w:id="58" w:name="_5pf8lgvrzz91"/>
      <w:bookmarkEnd w:id="58"/>
      <w:r w:rsidRPr="0032209D">
        <w:t>Data</w:t>
      </w:r>
    </w:p>
    <w:p w14:paraId="5D4FE14E" w14:textId="05E3751E" w:rsidR="006D6639" w:rsidRDefault="0066025B" w:rsidP="00A23993">
      <w:pPr>
        <w:spacing w:line="360" w:lineRule="auto"/>
        <w:jc w:val="both"/>
      </w:pPr>
      <w:r w:rsidRPr="0B4994EC">
        <w:rPr>
          <w:lang w:val="en-US"/>
        </w:rPr>
        <w:t xml:space="preserve">The data used in the preparation of this article was obtained from the Alzheimer’s Disease Neuroimaging Initiative (ADNI) database (https://adni.loni.usc.edu). ADNI was launched in 2003 as a public-private partnership, led by Principal Investigator Michael W. Weiner, MD. The primary goal of ADNI has been to test whether serial magnetic resonance imaging (MRI), positron emission tomography, other biological markers, and clinical and neuropsychological assessment can be combined to measure the progression of </w:t>
      </w:r>
      <w:r w:rsidR="0043757B" w:rsidRPr="0B4994EC">
        <w:rPr>
          <w:lang w:val="en-US"/>
        </w:rPr>
        <w:t>MCI</w:t>
      </w:r>
      <w:r w:rsidRPr="0B4994EC">
        <w:rPr>
          <w:lang w:val="en-US"/>
        </w:rPr>
        <w:t xml:space="preserve"> and early AD. Specifically</w:t>
      </w:r>
      <w:r w:rsidR="004873D8" w:rsidRPr="0B4994EC">
        <w:rPr>
          <w:lang w:val="en-US"/>
        </w:rPr>
        <w:t xml:space="preserve"> for this study</w:t>
      </w:r>
      <w:r w:rsidRPr="0B4994EC">
        <w:rPr>
          <w:lang w:val="en-US"/>
        </w:rPr>
        <w:t xml:space="preserve">, we used baseline 3D T1w MRIs from the ADNI-1, ADNI-2, and ADNI-GO cohorts. </w:t>
      </w:r>
    </w:p>
    <w:p w14:paraId="571DAB51" w14:textId="3F3D3ABB" w:rsidR="00E73407" w:rsidRDefault="00271D11" w:rsidP="00A23993">
      <w:pPr>
        <w:spacing w:line="360" w:lineRule="auto"/>
        <w:jc w:val="both"/>
        <w:rPr>
          <w:ins w:id="59" w:author="Sofia Fernandez Lozano" w:date="2025-03-12T20:56:00Z" w16du:dateUtc="2025-03-13T00:56:00Z"/>
          <w:lang w:val="en-US"/>
        </w:rPr>
      </w:pPr>
      <w:r w:rsidRPr="0B4994EC">
        <w:rPr>
          <w:lang w:val="en-US"/>
        </w:rPr>
        <w:t>Training of the segmentation algorithms</w:t>
      </w:r>
      <w:r w:rsidR="00EC6547" w:rsidRPr="0B4994EC">
        <w:rPr>
          <w:lang w:val="en-US"/>
        </w:rPr>
        <w:t xml:space="preserve"> was done using manual HC labels and </w:t>
      </w:r>
      <w:r w:rsidR="00330D53" w:rsidRPr="0B4994EC">
        <w:rPr>
          <w:lang w:val="en-US"/>
        </w:rPr>
        <w:t xml:space="preserve">the surrounding temporal horns of the lateral ventricles (N = 80). This data </w:t>
      </w:r>
      <w:r w:rsidR="003A5270" w:rsidRPr="0B4994EC">
        <w:rPr>
          <w:lang w:val="en-US"/>
        </w:rPr>
        <w:t>and the manual segmentation protocol are identical to those described in</w:t>
      </w:r>
      <w:r w:rsidR="006B182F">
        <w:rPr>
          <w:lang w:val="en-US"/>
        </w:rPr>
        <w:t xml:space="preserve"> Schoemaker et al.</w:t>
      </w:r>
      <w:ins w:id="60" w:author="Sofia Fernandez Lozano" w:date="2025-03-12T20:58:00Z" w16du:dateUtc="2025-03-13T00:58:00Z">
        <w:r w:rsidR="00E73407">
          <w:rPr>
            <w:lang w:val="en-US"/>
          </w:rPr>
          <w:fldChar w:fldCharType="begin"/>
        </w:r>
      </w:ins>
      <w:ins w:id="61" w:author="Sofia Fernandez Lozano" w:date="2025-03-12T20:59:00Z" w16du:dateUtc="2025-03-13T00:59:00Z">
        <w:r w:rsidR="00E73407">
          <w:rPr>
            <w:lang w:val="en-US"/>
          </w:rPr>
          <w:instrText xml:space="preserve"> ADDIN ZOTERO_ITEM CSL_CITATION {"citationID":"iv0nMLMx","properties":{"formattedCitation":"\\super 16,19\\nosupersub{}","plainCitation":"16,19","noteIndex":0},"citationItems":[{"id":387,"uris":["http://zotero.org/users/4196598/items/KUHVI2KQ"],"itemData":{"id":387,"type":"article-journal","abstract":"Disentangling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ins>
      <w:r w:rsidR="00E73407">
        <w:rPr>
          <w:lang w:val="en-US"/>
        </w:rPr>
        <w:fldChar w:fldCharType="separate"/>
      </w:r>
      <w:ins w:id="62" w:author="Sofia Fernandez Lozano" w:date="2025-03-12T20:59:00Z" w16du:dateUtc="2025-03-13T00:59:00Z">
        <w:r w:rsidR="00E73407" w:rsidRPr="00E73407">
          <w:rPr>
            <w:vertAlign w:val="superscript"/>
          </w:rPr>
          <w:t>16,19</w:t>
        </w:r>
      </w:ins>
      <w:ins w:id="63" w:author="Sofia Fernandez Lozano" w:date="2025-03-12T20:58:00Z" w16du:dateUtc="2025-03-13T00:58:00Z">
        <w:r w:rsidR="00E73407">
          <w:rPr>
            <w:lang w:val="en-US"/>
          </w:rPr>
          <w:fldChar w:fldCharType="end"/>
        </w:r>
      </w:ins>
      <w:del w:id="64" w:author="Sofia Fernandez Lozano" w:date="2025-03-12T20:57:00Z" w16du:dateUtc="2025-03-13T00:57:00Z">
        <w:r w:rsidDel="00E73407">
          <w:fldChar w:fldCharType="begin"/>
        </w:r>
      </w:del>
      <w:del w:id="65" w:author="Sofia Fernandez Lozano" w:date="2024-12-12T15:01:00Z" w16du:dateUtc="2024-12-12T21:01:00Z">
        <w:r w:rsidR="0080169C" w:rsidDel="0078320C">
          <w:del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del w:id="66" w:author="Sofia Fernandez Lozano" w:date="2025-03-12T20:57:00Z" w16du:dateUtc="2025-03-13T00:57:00Z">
        <w:r w:rsidDel="00E73407">
          <w:fldChar w:fldCharType="separate"/>
        </w:r>
        <w:r w:rsidR="0080169C" w:rsidRPr="0080169C" w:rsidDel="00E73407">
          <w:rPr>
            <w:vertAlign w:val="superscript"/>
          </w:rPr>
          <w:delText>16</w:delText>
        </w:r>
        <w:r w:rsidDel="00E73407">
          <w:fldChar w:fldCharType="end"/>
        </w:r>
      </w:del>
      <w:r w:rsidR="003A5270" w:rsidRPr="0B4994EC">
        <w:rPr>
          <w:lang w:val="en-US"/>
        </w:rPr>
        <w:t xml:space="preserve"> The labels were segmented </w:t>
      </w:r>
      <w:r w:rsidR="00E718E8" w:rsidRPr="0B4994EC">
        <w:rPr>
          <w:lang w:val="en-US"/>
        </w:rPr>
        <w:t xml:space="preserve">by trained neuroanatomical experts and </w:t>
      </w:r>
      <w:r w:rsidR="009E4362" w:rsidRPr="0B4994EC">
        <w:rPr>
          <w:lang w:val="en-US"/>
        </w:rPr>
        <w:t>are</w:t>
      </w:r>
      <w:r w:rsidR="00E718E8" w:rsidRPr="0B4994EC">
        <w:rPr>
          <w:lang w:val="en-US"/>
        </w:rPr>
        <w:t xml:space="preserve"> considered as the ground-truth for HC volumes (H</w:t>
      </w:r>
      <w:r w:rsidR="007E2F6A" w:rsidRPr="0B4994EC">
        <w:rPr>
          <w:lang w:val="en-US"/>
        </w:rPr>
        <w:t>C</w:t>
      </w:r>
      <w:r w:rsidR="00E718E8" w:rsidRPr="0B4994EC">
        <w:rPr>
          <w:lang w:val="en-US"/>
        </w:rPr>
        <w:t>vol) and perihippocampal ventri</w:t>
      </w:r>
      <w:r w:rsidR="000878BC" w:rsidRPr="0B4994EC">
        <w:rPr>
          <w:lang w:val="en-US"/>
        </w:rPr>
        <w:t>cular space (CSFvol).</w:t>
      </w:r>
    </w:p>
    <w:p w14:paraId="09D85811" w14:textId="794C848A" w:rsidR="003A5270" w:rsidRDefault="00E73407" w:rsidP="00A23993">
      <w:pPr>
        <w:spacing w:line="360" w:lineRule="auto"/>
        <w:jc w:val="both"/>
      </w:pPr>
      <w:ins w:id="67" w:author="Sofia Fernandez Lozano" w:date="2025-03-12T20:53:00Z" w16du:dateUtc="2025-03-13T00:53:00Z">
        <w:r>
          <w:rPr>
            <w:lang w:val="en-US"/>
          </w:rPr>
          <w:t>We</w:t>
        </w:r>
      </w:ins>
      <w:ins w:id="68" w:author="Sofia Fernandez Lozano" w:date="2025-03-12T20:54:00Z" w16du:dateUtc="2025-03-13T00:54:00Z">
        <w:r>
          <w:rPr>
            <w:lang w:val="en-US"/>
          </w:rPr>
          <w:t xml:space="preserve"> </w:t>
        </w:r>
      </w:ins>
      <w:ins w:id="69" w:author="Sofia Fernandez Lozano" w:date="2025-03-12T21:04:00Z" w16du:dateUtc="2025-03-13T01:04:00Z">
        <w:r w:rsidR="00510235">
          <w:rPr>
            <w:lang w:val="en-US"/>
          </w:rPr>
          <w:t>used</w:t>
        </w:r>
      </w:ins>
      <w:ins w:id="70" w:author="Sofia Fernandez Lozano" w:date="2025-03-12T20:54:00Z" w16du:dateUtc="2025-03-13T00:54:00Z">
        <w:r>
          <w:rPr>
            <w:lang w:val="en-US"/>
          </w:rPr>
          <w:t xml:space="preserve"> an out-of-sample validation dataset consisting of </w:t>
        </w:r>
      </w:ins>
      <w:del w:id="71" w:author="Sofia Fernandez Lozano" w:date="2025-03-12T20:53:00Z" w16du:dateUtc="2025-03-13T00:53:00Z">
        <w:r w:rsidR="003A5270" w:rsidRPr="0B4994EC" w:rsidDel="00E73407">
          <w:rPr>
            <w:lang w:val="en-US"/>
          </w:rPr>
          <w:delText xml:space="preserve"> </w:delText>
        </w:r>
      </w:del>
      <w:ins w:id="72" w:author="Sofia Fernandez Lozano" w:date="2025-03-12T20:54:00Z" w16du:dateUtc="2025-03-13T00:54:00Z">
        <w:r>
          <w:rPr>
            <w:lang w:val="en-US"/>
          </w:rPr>
          <w:t xml:space="preserve">a </w:t>
        </w:r>
      </w:ins>
      <w:ins w:id="73" w:author="Sofia Fernandez Lozano" w:date="2025-03-12T20:46:00Z" w16du:dateUtc="2025-03-13T00:46:00Z">
        <w:r w:rsidR="00D301E0">
          <w:rPr>
            <w:lang w:val="en-US"/>
          </w:rPr>
          <w:t xml:space="preserve">subset of </w:t>
        </w:r>
      </w:ins>
      <w:ins w:id="74" w:author="Sofia Fernandez Lozano" w:date="2025-03-12T20:48:00Z" w16du:dateUtc="2025-03-13T00:48:00Z">
        <w:r w:rsidR="00D301E0">
          <w:rPr>
            <w:lang w:val="en-US"/>
          </w:rPr>
          <w:t xml:space="preserve">60 </w:t>
        </w:r>
      </w:ins>
      <w:ins w:id="75" w:author="Sofia Fernandez Lozano" w:date="2025-03-12T20:54:00Z" w16du:dateUtc="2025-03-13T00:54:00Z">
        <w:r>
          <w:rPr>
            <w:lang w:val="en-US"/>
          </w:rPr>
          <w:t>manually segmented left and right hippo</w:t>
        </w:r>
      </w:ins>
      <w:ins w:id="76" w:author="Sofia Fernandez Lozano" w:date="2025-03-12T20:55:00Z" w16du:dateUtc="2025-03-13T00:55:00Z">
        <w:r>
          <w:rPr>
            <w:lang w:val="en-US"/>
          </w:rPr>
          <w:t xml:space="preserve">campi from 60 </w:t>
        </w:r>
      </w:ins>
      <w:ins w:id="77" w:author="Sofia Fernandez Lozano" w:date="2025-03-12T20:48:00Z" w16du:dateUtc="2025-03-13T00:48:00Z">
        <w:r w:rsidR="00D301E0">
          <w:rPr>
            <w:lang w:val="en-US"/>
          </w:rPr>
          <w:t xml:space="preserve">subjects </w:t>
        </w:r>
      </w:ins>
      <w:ins w:id="78" w:author="Sofia Fernandez Lozano" w:date="2025-03-12T20:49:00Z" w16du:dateUtc="2025-03-13T00:49:00Z">
        <w:r w:rsidR="00D301E0">
          <w:rPr>
            <w:lang w:val="en-US"/>
          </w:rPr>
          <w:t xml:space="preserve">from </w:t>
        </w:r>
        <w:r w:rsidR="00D301E0" w:rsidRPr="00E73407">
          <w:rPr>
            <w:rPrChange w:id="79" w:author="Sofia Fernandez Lozano" w:date="2025-03-12T20:55:00Z" w16du:dateUtc="2025-03-13T00:55:00Z">
              <w:rPr>
                <w:lang w:val="en-US"/>
              </w:rPr>
            </w:rPrChange>
          </w:rPr>
          <w:t>ADNI</w:t>
        </w:r>
      </w:ins>
      <w:ins w:id="80" w:author="Sofia Fernandez Lozano" w:date="2025-03-12T21:02:00Z" w16du:dateUtc="2025-03-13T01:02:00Z">
        <w:r>
          <w:t xml:space="preserve">; </w:t>
        </w:r>
      </w:ins>
      <w:ins w:id="81" w:author="Sofia Fernandez Lozano" w:date="2025-03-12T20:49:00Z" w16du:dateUtc="2025-03-13T00:49:00Z">
        <w:r w:rsidR="00D301E0" w:rsidRPr="00E73407">
          <w:rPr>
            <w:rPrChange w:id="82" w:author="Sofia Fernandez Lozano" w:date="2025-03-12T20:55:00Z" w16du:dateUtc="2025-03-13T00:55:00Z">
              <w:rPr>
                <w:lang w:val="en-US"/>
              </w:rPr>
            </w:rPrChange>
          </w:rPr>
          <w:t>20</w:t>
        </w:r>
        <w:r w:rsidR="00D301E0">
          <w:rPr>
            <w:lang w:val="en-US"/>
          </w:rPr>
          <w:t xml:space="preserve"> from each disease category: </w:t>
        </w:r>
      </w:ins>
      <w:ins w:id="83" w:author="Sofia Fernandez Lozano" w:date="2025-03-12T20:50:00Z" w16du:dateUtc="2025-03-13T00:50:00Z">
        <w:r w:rsidR="00D301E0">
          <w:rPr>
            <w:lang w:val="en-US"/>
          </w:rPr>
          <w:t>cognitively healthy (CH</w:t>
        </w:r>
      </w:ins>
      <w:ins w:id="84" w:author="Sofia Fernandez Lozano" w:date="2025-03-12T20:51:00Z" w16du:dateUtc="2025-03-13T00:51:00Z">
        <w:r w:rsidR="00D301E0">
          <w:rPr>
            <w:lang w:val="en-US"/>
          </w:rPr>
          <w:t>), MCI and AD</w:t>
        </w:r>
      </w:ins>
      <w:ins w:id="85" w:author="Sofia Fernandez Lozano" w:date="2025-03-12T20:55:00Z" w16du:dateUtc="2025-03-13T00:55:00Z">
        <w:r>
          <w:rPr>
            <w:lang w:val="en-US"/>
          </w:rPr>
          <w:t>. These manual segmentations were</w:t>
        </w:r>
      </w:ins>
      <w:ins w:id="86" w:author="Sofia Fernandez Lozano" w:date="2025-03-12T20:56:00Z" w16du:dateUtc="2025-03-13T00:56:00Z">
        <w:r>
          <w:rPr>
            <w:lang w:val="en-US"/>
          </w:rPr>
          <w:t xml:space="preserve"> performed </w:t>
        </w:r>
      </w:ins>
      <w:ins w:id="87" w:author="Sofia Fernandez Lozano" w:date="2025-03-12T20:59:00Z" w16du:dateUtc="2025-03-13T00:59:00Z">
        <w:r>
          <w:rPr>
            <w:lang w:val="en-US"/>
          </w:rPr>
          <w:t>using the same protocol as the t</w:t>
        </w:r>
      </w:ins>
      <w:ins w:id="88" w:author="Sofia Fernandez Lozano" w:date="2025-03-12T21:00:00Z" w16du:dateUtc="2025-03-13T01:00:00Z">
        <w:r>
          <w:rPr>
            <w:lang w:val="en-US"/>
          </w:rPr>
          <w:t>raining labels.</w:t>
        </w:r>
        <w:r>
          <w:rPr>
            <w:lang w:val="en-US"/>
          </w:rPr>
          <w:fldChar w:fldCharType="begin"/>
        </w:r>
      </w:ins>
      <w:ins w:id="89" w:author="Sofia Fernandez Lozano" w:date="2025-03-12T21:01:00Z" w16du:dateUtc="2025-03-13T01:01:00Z">
        <w:r>
          <w:rPr>
            <w:lang w:val="en-US"/>
          </w:rPr>
          <w:instrText xml:space="preserve"> ADDIN ZOTERO_ITEM CSL_CITATION {"citationID":"a8l10goc3g","properties":{"formattedCitation":"\\super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ins>
      <w:r>
        <w:rPr>
          <w:lang w:val="en-US"/>
        </w:rPr>
        <w:fldChar w:fldCharType="separate"/>
      </w:r>
      <w:ins w:id="90" w:author="Sofia Fernandez Lozano" w:date="2025-03-12T21:01:00Z" w16du:dateUtc="2025-03-13T01:01:00Z">
        <w:r w:rsidRPr="00E73407">
          <w:rPr>
            <w:vertAlign w:val="superscript"/>
          </w:rPr>
          <w:t>19</w:t>
        </w:r>
      </w:ins>
      <w:ins w:id="91" w:author="Sofia Fernandez Lozano" w:date="2025-03-12T21:00:00Z" w16du:dateUtc="2025-03-13T01:00:00Z">
        <w:r>
          <w:rPr>
            <w:lang w:val="en-US"/>
          </w:rPr>
          <w:fldChar w:fldCharType="end"/>
        </w:r>
      </w:ins>
    </w:p>
    <w:p w14:paraId="5C83575C" w14:textId="4A872EBD" w:rsidR="006D6639" w:rsidRDefault="0066025B" w:rsidP="00A23993">
      <w:pPr>
        <w:spacing w:line="360" w:lineRule="auto"/>
        <w:jc w:val="both"/>
      </w:pPr>
      <w:r>
        <w:t xml:space="preserve">Demographic, </w:t>
      </w:r>
      <w:r w:rsidR="002521F4">
        <w:t>memory,</w:t>
      </w:r>
      <w:r>
        <w:t xml:space="preserve"> and cognitive data for the included subjects were downloaded from the ADNI website. To assess memory, we used the scores from the Learning subtest</w:t>
      </w:r>
      <w:r w:rsidR="000878BC">
        <w:t xml:space="preserve"> of the</w:t>
      </w:r>
      <w:r>
        <w:t xml:space="preserve"> Rey Auditory Verbal Learning Test (RAVLT). As a measure of global cognitive function, we used scores from </w:t>
      </w:r>
      <w:r w:rsidR="009E4362">
        <w:t>t</w:t>
      </w:r>
      <w:r>
        <w:t xml:space="preserve">he </w:t>
      </w:r>
      <w:r w:rsidR="009E4362">
        <w:t xml:space="preserve">AD </w:t>
      </w:r>
      <w:r>
        <w:t xml:space="preserve">Assessment Scale-13 (ADAS-13). </w:t>
      </w:r>
    </w:p>
    <w:p w14:paraId="6B700096" w14:textId="1540FA35" w:rsidR="006D6639" w:rsidRDefault="0066025B" w:rsidP="0032209D">
      <w:pPr>
        <w:pStyle w:val="Heading2"/>
      </w:pPr>
      <w:bookmarkStart w:id="92" w:name="_q3omuelyaa1"/>
      <w:bookmarkEnd w:id="92"/>
      <w:r>
        <w:t>Image preprocessing</w:t>
      </w:r>
    </w:p>
    <w:p w14:paraId="42D37347" w14:textId="0ECAEC1A" w:rsidR="006D6639" w:rsidRDefault="0066025B" w:rsidP="00A23993">
      <w:pPr>
        <w:spacing w:line="360" w:lineRule="auto"/>
        <w:jc w:val="both"/>
      </w:pPr>
      <w:r w:rsidRPr="0B4994EC">
        <w:rPr>
          <w:lang w:val="en-US"/>
        </w:rPr>
        <w:t>Preprocessing consisted of denoising</w:t>
      </w:r>
      <w:r w:rsidR="006B182F">
        <w:rPr>
          <w:lang w:val="en-US"/>
        </w:rPr>
        <w:t>,</w:t>
      </w:r>
      <w:r>
        <w:fldChar w:fldCharType="begin"/>
      </w:r>
      <w:ins w:id="93" w:author="Sofia Fernandez Lozano" w:date="2025-03-12T20:59:00Z" w16du:dateUtc="2025-03-13T00:59:00Z">
        <w:r w:rsidR="00E73407">
          <w:instrText xml:space="preserve"> ADDIN ZOTERO_ITEM CSL_CITATION {"citationID":"Vs8VfhAK","properties":{"formattedCitation":"\\super 34\\nosupersub{}","plainCitation":"34","noteIndex":0},"citationItems":[{"id":2326,"uris":["http://zotero.org/users/4196598/items/M69LQRG9"],"itemData":{"id":2326,"type":"article-journal","abstract":"A critical issue in image restoration is the problem of noise removal while keeping the integrity of relevant image information. Denoising is a crucial step to increase image quality and to improve the performance of all the tasks needed for quantitative imaging analysis. The method proposed in this paper is based on a 3-D optimized blockwise version of the nonlocal (NL)-means filter (Buades, , 2005). The NL-means filter uses the redundancy of information in the image under study to remove the noise. The performance of the NL-means filter has been already demonstrated for 2-D images, but reducing the computational burden is a critical aspect to extend the method to 3-D images. To overcome this problem, we propose improvements to reduce the computational complexity. These different improvements allow to drastically divide the computational time while preserving the performances of the NL-means filter. A fully automated and optimized version of the NL-means filter is then presented. Our contributions to the NL-means filter are: 1) an automatic tuning of the smoothing parameter; 2) a selection of the most relevant voxels; 3) a blockwise implementation; and 4) a parallelized computation. Quantitative validation was carried out on synthetic datasets generated with BrainWeb (Collins, , 1998). The results show that our optimized NL-means filter outperforms the classical implementation of the NL-means filter, as well as two other classical denoising methods [anisotropic diffusion (Perona and Malik, 1990)] and total variation minimization process (Rudin, , 1992) in terms of accuracy (measured by the peak signal-to-noise ratio) with low computation time. Finally, qualitative results on real data are presented. © 2006 IEEE.","archive":"Scopus","container-title":"IEEE Transactions on Medical Imaging","DOI":"10.1109/TMI.2007.906087","ISSN":"0278-0062","issue":"4","language":"English","page":"425-441","source":"Scopus","title":"An optimized blockwise nonlocal means denoising filter for 3-D magnetic resonance images","volume":"27","author":[{"family":"Coupe","given":"P."},{"family":"Yger","given":"P."},{"family":"Prima","given":"S."},{"family":"Hellier","given":"P."},{"family":"Kervrann","given":"C."},{"family":"Barillot","given":"C."}],"issued":{"date-parts":[["2008"]]}}}],"schema":"https://github.com/citation-style-language/schema/raw/master/csl-citation.json"} </w:instrText>
        </w:r>
      </w:ins>
      <w:del w:id="94" w:author="Sofia Fernandez Lozano" w:date="2024-12-12T15:01:00Z" w16du:dateUtc="2024-12-12T21:01:00Z">
        <w:r w:rsidR="0080169C" w:rsidDel="0078320C">
          <w:delInstrText xml:space="preserve"> ADDIN ZOTERO_ITEM CSL_CITATION {"citationID":"Vs8VfhAK","properties":{"formattedCitation":"\\super 34\\nosupersub{}","plainCitation":"34","noteIndex":0},"citationItems":[{"id":2326,"uris":["http://zotero.org/users/4196598/items/M69LQRG9"],"itemData":{"id":2326,"type":"article-journal","abstract":"A critical issue in image restoration is the problem of noise removal while keeping the integrity of relevant image information. Denoising is a crucial step to increase image quality and to improve the performance of all the tasks needed for quantitative imaging analysis. The method proposed in this paper is based on a 3-D optimized blockwise version of the nonlocal (NL)-means filter (Buades, , 2005). The NL-means filter uses the redundancy of information in the image under study to remove the noise. The performance of the NL-means filter has been already demonstrated for 2-D images, but reducing the computational burden is a critical aspect to extend the method to 3-D images. To overcome this problem, we propose improvements to reduce the computational complexity. These different improvements allow to drastically divide the computational time while preserving the performances of the NL-means filter. A fully automated and optimized version of the NL-means filter is then presented. Our contributions to the NL-means filter are: 1) an automatic tuning of the smoothing parameter; 2) a selection of the most relevant voxels; 3) a blockwise implementation; and 4) a parallelized computation. Quantitative validation was carried out on synthetic datasets generated with BrainWeb (Collins, , 1998). The results show that our optimized NL-means filter outperforms the classical implementation of the NL-means filter, as well as two other classical denoising methods [anisotropic diffusion (Perona and Malik, 1990)] and total variation minimization process (Rudin, , 1992) in terms of accuracy (measured by the peak signal-to-noise ratio) with low computation time. Finally, qualitative results on real data are presented. © 2006 IEEE.","archive":"Scopus","container-title":"IEEE Transactions on Medical Imaging","DOI":"10.1109/TMI.2007.906087","ISSN":"0278-0062","issue":"4","language":"English","page":"425-441","source":"Scopus","title":"An optimized blockwise nonlocal means denoising filter for 3-D magnetic resonance images","volume":"27","author":[{"family":"Coupe","given":"P."},{"family":"Yger","given":"P."},{"family":"Prima","given":"S."},{"family":"Hellier","given":"P."},{"family":"Kervrann","given":"C."},{"family":"Barillot","given":"C."}],"issued":{"date-parts":[["2008"]]}}}],"schema":"https://github.com/citation-style-language/schema/raw/master/csl-citation.json"} </w:delInstrText>
        </w:r>
      </w:del>
      <w:r>
        <w:fldChar w:fldCharType="separate"/>
      </w:r>
      <w:r w:rsidR="0080169C" w:rsidRPr="0080169C">
        <w:rPr>
          <w:vertAlign w:val="superscript"/>
        </w:rPr>
        <w:t>34</w:t>
      </w:r>
      <w:r>
        <w:fldChar w:fldCharType="end"/>
      </w:r>
      <w:r w:rsidRPr="0B4994EC">
        <w:rPr>
          <w:lang w:val="en-US"/>
        </w:rPr>
        <w:t xml:space="preserve"> N3 image intensity inhomogeneity correction</w:t>
      </w:r>
      <w:r w:rsidR="006B182F">
        <w:rPr>
          <w:lang w:val="en-US"/>
        </w:rPr>
        <w:t>,</w:t>
      </w:r>
      <w:r>
        <w:fldChar w:fldCharType="begin"/>
      </w:r>
      <w:ins w:id="95" w:author="Sofia Fernandez Lozano" w:date="2025-03-12T20:59:00Z" w16du:dateUtc="2025-03-13T00:59:00Z">
        <w:r w:rsidR="00E73407">
          <w:instrText xml:space="preserve"> ADDIN ZOTERO_ITEM CSL_CITATION {"citationID":"oYzHJkbv","properties":{"formattedCitation":"\\super 35\\nosupersub{}","plainCitation":"35","noteIndex":0},"citationItems":[{"id":2327,"uris":["http://zotero.org/users/4196598/items/XH7B7T73"],"itemData":{"id":2327,"type":"article-journal","abstract":"A novel approach to correcting for intensity nonuniformity in magnetic resonance (MR) data is described that achieves high performance without requiring a model of the tissue classes present. The method has the advantage that it can be applied at an early stage in an automated data analysis, before a tissue model is available. Described as nonparametric nonuniform intensity normalization (N3), the method is independent of pulse sequence and insensitive to pathological data that might otherwise violate model assumptions. To eliminate the dependence of the field estimate on anatomy, an iterative approach is employed to estimate both the multiplicative bias field and the distribution of the true tissue intensities. The performance of this method is evaluated using both real and simulated MR data. © 1998 IEEE.","archive":"Scopus","container-title":"IEEE Transactions on Medical Imaging","DOI":"10.1109/42.668698","ISSN":"0278-0062","issue":"1","language":"English","page":"87-97","source":"Scopus","title":"A nonparametric method for automatic correction of intensity nonuniformity in mri data","volume":"17","author":[{"family":"Sled","given":"J.G."},{"family":"Zijdenbos","given":"A.P."},{"family":"Evans","given":"A.C."}],"issued":{"date-parts":[["1998"]]}}}],"schema":"https://github.com/citation-style-language/schema/raw/master/csl-citation.json"} </w:instrText>
        </w:r>
      </w:ins>
      <w:del w:id="96" w:author="Sofia Fernandez Lozano" w:date="2024-12-12T15:01:00Z" w16du:dateUtc="2024-12-12T21:01:00Z">
        <w:r w:rsidR="0080169C" w:rsidDel="0078320C">
          <w:delInstrText xml:space="preserve"> ADDIN ZOTERO_ITEM CSL_CITATION {"citationID":"oYzHJkbv","properties":{"formattedCitation":"\\super 35\\nosupersub{}","plainCitation":"35","noteIndex":0},"citationItems":[{"id":2327,"uris":["http://zotero.org/users/4196598/items/XH7B7T73"],"itemData":{"id":2327,"type":"article-journal","abstract":"A novel approach to correcting for intensity nonuniformity in magnetic resonance (MR) data is described that achieves high performance without requiring a model of the tissue classes present. The method has the advantage that it can be applied at an early stage in an automated data analysis, before a tissue model is available. Described as nonparametric nonuniform intensity normalization (N3), the method is independent of pulse sequence and insensitive to pathological data that might otherwise violate model assumptions. To eliminate the dependence of the field estimate on anatomy, an iterative approach is employed to estimate both the multiplicative bias field and the distribution of the true tissue intensities. The performance of this method is evaluated using both real and simulated MR data. © 1998 IEEE.","archive":"Scopus","container-title":"IEEE Transactions on Medical Imaging","DOI":"10.1109/42.668698","ISSN":"0278-0062","issue":"1","language":"English","page":"87-97","source":"Scopus","title":"A nonparametric method for automatic correction of intensity nonuniformity in mri data","volume":"17","author":[{"family":"Sled","given":"J.G."},{"family":"Zijdenbos","given":"A.P."},{"family":"Evans","given":"A.C."}],"issued":{"date-parts":[["1998"]]}}}],"schema":"https://github.com/citation-style-language/schema/raw/master/csl-citation.json"} </w:delInstrText>
        </w:r>
      </w:del>
      <w:r>
        <w:fldChar w:fldCharType="separate"/>
      </w:r>
      <w:r w:rsidR="0080169C" w:rsidRPr="0080169C">
        <w:rPr>
          <w:vertAlign w:val="superscript"/>
        </w:rPr>
        <w:t>35</w:t>
      </w:r>
      <w:r>
        <w:fldChar w:fldCharType="end"/>
      </w:r>
      <w:r w:rsidRPr="0B4994EC">
        <w:rPr>
          <w:lang w:val="en-US"/>
        </w:rPr>
        <w:t xml:space="preserve"> linear intensity normalization based on histogram matching between the image and the average template, </w:t>
      </w:r>
      <w:r w:rsidRPr="0B4994EC">
        <w:rPr>
          <w:lang w:val="en-US"/>
        </w:rPr>
        <w:lastRenderedPageBreak/>
        <w:t>and affine registration to a stereotaxic space defined as a population-specific template created from the ADNI-1 cohort</w:t>
      </w:r>
      <w:r w:rsidR="006B182F">
        <w:rPr>
          <w:lang w:val="en-US"/>
        </w:rPr>
        <w:t>.</w:t>
      </w:r>
      <w:r>
        <w:fldChar w:fldCharType="begin"/>
      </w:r>
      <w:ins w:id="97" w:author="Sofia Fernandez Lozano" w:date="2025-03-12T20:59:00Z" w16du:dateUtc="2025-03-13T00:59:00Z">
        <w:r w:rsidR="00E73407">
          <w:instrText xml:space="preserve"> ADDIN ZOTERO_ITEM CSL_CITATION {"citationID":"jBkc0vth","properties":{"formattedCitation":"\\super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instrText>
        </w:r>
      </w:ins>
      <w:del w:id="98" w:author="Sofia Fernandez Lozano" w:date="2024-12-12T15:01:00Z" w16du:dateUtc="2024-12-12T21:01:00Z">
        <w:r w:rsidR="0080169C" w:rsidDel="0078320C">
          <w:delInstrText xml:space="preserve"> ADDIN ZOTERO_ITEM CSL_CITATION {"citationID":"jBkc0vth","properties":{"formattedCitation":"\\super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delInstrText>
        </w:r>
      </w:del>
      <w:r>
        <w:fldChar w:fldCharType="separate"/>
      </w:r>
      <w:r w:rsidR="0080169C" w:rsidRPr="0080169C">
        <w:rPr>
          <w:vertAlign w:val="superscript"/>
        </w:rPr>
        <w:t>36</w:t>
      </w:r>
      <w:r>
        <w:fldChar w:fldCharType="end"/>
      </w:r>
    </w:p>
    <w:p w14:paraId="44FA3D24" w14:textId="3747128F" w:rsidR="006D6639" w:rsidRDefault="0066025B" w:rsidP="0032209D">
      <w:pPr>
        <w:pStyle w:val="Heading2"/>
      </w:pPr>
      <w:bookmarkStart w:id="99" w:name="_rs69qq16dpe4"/>
      <w:bookmarkEnd w:id="99"/>
      <w:r>
        <w:t>Automat</w:t>
      </w:r>
      <w:r w:rsidR="009E4362">
        <w:t>ed</w:t>
      </w:r>
      <w:r>
        <w:t xml:space="preserve"> segmentation methods</w:t>
      </w:r>
    </w:p>
    <w:p w14:paraId="4F085975" w14:textId="3B8A56F0" w:rsidR="006D6639" w:rsidRDefault="0066025B" w:rsidP="00A23993">
      <w:pPr>
        <w:spacing w:line="360" w:lineRule="auto"/>
        <w:jc w:val="both"/>
      </w:pPr>
      <w:r w:rsidRPr="0B4994EC">
        <w:rPr>
          <w:lang w:val="en-US"/>
        </w:rPr>
        <w:t xml:space="preserve">We trained three automatic segmentations methods </w:t>
      </w:r>
      <w:r w:rsidR="005D328F" w:rsidRPr="0B4994EC">
        <w:rPr>
          <w:lang w:val="en-US"/>
        </w:rPr>
        <w:t xml:space="preserve">described below </w:t>
      </w:r>
      <w:r w:rsidRPr="0B4994EC">
        <w:rPr>
          <w:lang w:val="en-US"/>
        </w:rPr>
        <w:t>using</w:t>
      </w:r>
      <w:r w:rsidR="00C43CF1" w:rsidRPr="0B4994EC">
        <w:rPr>
          <w:lang w:val="en-US"/>
        </w:rPr>
        <w:t xml:space="preserve"> the</w:t>
      </w:r>
      <w:r w:rsidRPr="0B4994EC">
        <w:rPr>
          <w:lang w:val="en-US"/>
        </w:rPr>
        <w:t xml:space="preserve"> </w:t>
      </w:r>
      <w:r w:rsidR="00C43CF1" w:rsidRPr="0B4994EC">
        <w:rPr>
          <w:lang w:val="en-US"/>
        </w:rPr>
        <w:t xml:space="preserve">HC and CSF </w:t>
      </w:r>
      <w:r w:rsidRPr="0B4994EC">
        <w:rPr>
          <w:lang w:val="en-US"/>
        </w:rPr>
        <w:t>manual labels. Additionally, we compared our trained methods with the output given by different versions of FreeSurfer</w:t>
      </w:r>
      <w:r w:rsidR="00C43CF1" w:rsidRPr="0B4994EC">
        <w:rPr>
          <w:lang w:val="en-US"/>
        </w:rPr>
        <w:t xml:space="preserve"> </w:t>
      </w:r>
      <w:r w:rsidR="00081D79" w:rsidRPr="0B4994EC">
        <w:rPr>
          <w:lang w:val="en-US"/>
        </w:rPr>
        <w:t>with its preprocessing and processing pipelines</w:t>
      </w:r>
      <w:r w:rsidR="006B182F">
        <w:rPr>
          <w:lang w:val="en-US"/>
        </w:rPr>
        <w:t>.</w:t>
      </w:r>
      <w:r>
        <w:fldChar w:fldCharType="begin"/>
      </w:r>
      <w:ins w:id="100" w:author="Sofia Fernandez Lozano" w:date="2025-03-12T20:59:00Z" w16du:dateUtc="2025-03-13T00:59:00Z">
        <w:r w:rsidR="00E73407">
          <w:instrText xml:space="preserve"> ADDIN ZOTERO_ITEM CSL_CITATION {"citationID":"ZYb4rO6V","properties":{"formattedCitation":"\\super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instrText>
        </w:r>
      </w:ins>
      <w:del w:id="101" w:author="Sofia Fernandez Lozano" w:date="2024-12-12T15:01:00Z" w16du:dateUtc="2024-12-12T21:01:00Z">
        <w:r w:rsidR="0080169C" w:rsidDel="0078320C">
          <w:delInstrText xml:space="preserve"> ADDIN ZOTERO_ITEM CSL_CITATION {"citationID":"ZYb4rO6V","properties":{"formattedCitation":"\\super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delInstrText>
        </w:r>
      </w:del>
      <w:r>
        <w:fldChar w:fldCharType="separate"/>
      </w:r>
      <w:r w:rsidR="0080169C" w:rsidRPr="0080169C">
        <w:rPr>
          <w:vertAlign w:val="superscript"/>
        </w:rPr>
        <w:t>21</w:t>
      </w:r>
      <w:r>
        <w:fldChar w:fldCharType="end"/>
      </w:r>
    </w:p>
    <w:p w14:paraId="0E5CAD02" w14:textId="45477100" w:rsidR="006D6639" w:rsidRPr="0032209D" w:rsidRDefault="6BD634B0" w:rsidP="0032209D">
      <w:pPr>
        <w:pStyle w:val="Heading3"/>
      </w:pPr>
      <w:r w:rsidRPr="0032209D">
        <w:t>Multi-Atlas Label Fusion</w:t>
      </w:r>
    </w:p>
    <w:p w14:paraId="1465CE7E" w14:textId="33FB3A79" w:rsidR="006D6639" w:rsidRDefault="0066025B" w:rsidP="00A23993">
      <w:pPr>
        <w:spacing w:line="360" w:lineRule="auto"/>
        <w:jc w:val="both"/>
      </w:pPr>
      <w:r>
        <w:t xml:space="preserve">The first segmentation method consisted </w:t>
      </w:r>
      <w:r w:rsidR="005B3545">
        <w:t>of</w:t>
      </w:r>
      <w:r>
        <w:t xml:space="preserve"> a multi-atlas label fusion (MALF) approach. Using an augmented ANIMAL segmentation method</w:t>
      </w:r>
      <w:r w:rsidR="006B182F">
        <w:t>,</w:t>
      </w:r>
      <w:r w:rsidR="005B3545">
        <w:fldChar w:fldCharType="begin"/>
      </w:r>
      <w:ins w:id="102" w:author="Sofia Fernandez Lozano" w:date="2025-03-12T20:59:00Z" w16du:dateUtc="2025-03-13T00:59:00Z">
        <w:r w:rsidR="00E73407">
          <w:instrText xml:space="preserve"> ADDIN ZOTERO_ITEM CSL_CITATION {"citationID":"Hbo7vwxM","properties":{"formattedCitation":"\\super 37,38\\nosupersub{}","plainCitation":"37,38","noteIndex":0},"citationItems":[{"id":2332,"uris":["http://zotero.org/users/4196598/items/9SPDUCP4"],"itemData":{"id":2332,"type":"article-journal","abstract":"Explicit segmentation is required for many forms of quantitative neuroanatomic analysis. However, manual methods are time-consuming and subject to errors in both accuracy and reproducibility (precision). A 3-D model-based segmentation method is presented in this paper for the completely automatic identification and delineation of gross anatomical structures of the human brain based on their appearance in magnetic resonance images (MRI). The approach depends on a general, iterative, hierarchical non-linear registration procedure and a 3-D digital model of human brain anatomy that contains both volumetric intensity-based data and a geometric atlas. Here, the traditional segmentation strategy is inverted: instead of matching geometric contours from and idealized atlas directly to the MRI data, segmentation is achieved by identifying the non-linear spatial transformation that best maps corresponding intensity-based features between a model image and a new MRI brain volume. When completed, atlas contours defined on the model image are mapped through the same transformation to segment and label individual structures in the new data set. Using manually segmented sturcture boundaries for comparison, measures of volumetric difference and volumetric overlap were less than 2% and better than 97% for realistic brain phantom data, and less than 10% and better than 85%, respectively, for human MRI data. This compares favorably to intra-observer variability estimates of 4.9% and 87%, respectively. The procedure performs well, is objective and its implementation robust. The procedure requires no manual intervention, and is thus applicable to studies of large numbers of subjects. The general method for non-linear image matching is also useful for non-linear mapping of brain data sets into stereotaxic space if the target volume is already in stereotaxic space. © 1995 Wiley-Liss, Inc.","container-title":"Human Brain Mapping","DOI":"10.1002/hbm.460030304","ISSN":"1097-0193","issue":"3","language":"en","note":"_eprint: https://onlinelibrary.wiley.com/doi/pdf/10.1002/hbm.460030304","page":"190-208","source":"Wiley Online Library","title":"Automatic 3-D model-based neuroanatomical segmentation","volume":"3","author":[{"family":"Collins","given":"D. Louis"},{"family":"Holmes","given":"C. J."},{"family":"Peters","given":"T. M."},{"family":"Evans","given":"A. C."}],"issued":{"date-parts":[["1995"]]}}},{"id":2331,"uris":["http://zotero.org/users/4196598/items/ICFCF59U"],"itemData":{"id":2331,"type":"article-journal","abstract":"Magnetic resonance imaging (MRI) has become the modality of choice for neuroanatomical imaging. Quantitative analysis requires the accurate and reproducible labeling of all voxels in any given structure within the brain. Since manual labeling is prohibitively time-consuming and error-prone we have designed an automated procedure called ANIMAL (Automatic Nonlinear Image Matching and Anatomical Labeling) to objectively segment gross anatomical structures from 3D MRIs of normal brains. The procedure is based on nonlinear registration with a previously labeled target brain, followed by numerical inverse transformation of the labels to the native MRI space. Besides segmentation, ANIMAL has been applied to non-rigid registration and to the analysis of morphometric variability. In this paper, the nonlinear registration approach is validated on five test volumes, produced with simulated deformations. Experiments show that the ANIMAL recovers 64% of the nonlinear residual variability remaining after linear registration. Segmentations of the same test data are presented as well. The paper concludes with two applications of ANIMAL using real data. In the first, one MRI volume is nonlinearly matched to a second and is automatically segmented using labels, predefined on the second MRI volume. The automatic segmentation compares well with manual labeling of the same structures. In the second application, ANIMAL is applied to seventeen MRI data sets, and a 3D map of anatomical variability estimates is produced. The automatic variability estimates correlate well (r = 0.867, p = 0.01) with manual estimates of inter-subject variability.","archive":"Scopus","container-title":"International Journal of Pattern Recognition and Artificial Intelligence","DOI":"10.1142/s0218001497000597","ISSN":"0218-0014","issue":"8","language":"English","page":"1271-1294","source":"Scopus","title":"Animal: Validation and application of nonlinear registration-based segmentation","title-short":"Animal","volume":"11","author":[{"family":"Collins","given":"D. Louis"},{"family":"Evans","given":"A.C."}],"issued":{"date-parts":[["1997"]]}}}],"schema":"https://github.com/citation-style-language/schema/raw/master/csl-citation.json"} </w:instrText>
        </w:r>
      </w:ins>
      <w:del w:id="103" w:author="Sofia Fernandez Lozano" w:date="2024-12-12T15:01:00Z" w16du:dateUtc="2024-12-12T21:01:00Z">
        <w:r w:rsidR="0080169C" w:rsidDel="0078320C">
          <w:delInstrText xml:space="preserve"> ADDIN ZOTERO_ITEM CSL_CITATION {"citationID":"Hbo7vwxM","properties":{"formattedCitation":"\\super 37,38\\nosupersub{}","plainCitation":"37,38","noteIndex":0},"citationItems":[{"id":2332,"uris":["http://zotero.org/users/4196598/items/9SPDUCP4"],"itemData":{"id":2332,"type":"article-journal","abstract":"Explicit segmentation is required for many forms of quantitative neuroanatomic analysis. However, manual methods are time-consuming and subject to errors in both accuracy and reproducibility (precision). A 3-D model-based segmentation method is presented in this paper for the completely automatic identification and delineation of gross anatomical structures of the human brain based on their appearance in magnetic resonance images (MRI). The approach depends on a general, iterative, hierarchical non-linear registration procedure and a 3-D digital model of human brain anatomy that contains both volumetric intensity-based data and a geometric atlas. Here, the traditional segmentation strategy is inverted: instead of matching geometric contours from and idealized atlas directly to the MRI data, segmentation is achieved by identifying the non-linear spatial transformation that best maps corresponding intensity-based features between a model image and a new MRI brain volume. When completed, atlas contours defined on the model image are mapped through the same transformation to segment and label individual structures in the new data set. Using manually segmented sturcture boundaries for comparison, measures of volumetric difference and volumetric overlap were less than 2% and better than 97% for realistic brain phantom data, and less than 10% and better than 85%, respectively, for human MRI data. This compares favorably to intra-observer variability estimates of 4.9% and 87%, respectively. The procedure performs well, is objective and its implementation robust. The procedure requires no manual intervention, and is thus applicable to studies of large numbers of subjects. The general method for non-linear image matching is also useful for non-linear mapping of brain data sets into stereotaxic space if the target volume is already in stereotaxic space. © 1995 Wiley-Liss, Inc.","container-title":"Human Brain Mapping","DOI":"10.1002/hbm.460030304","ISSN":"1097-0193","issue":"3","language":"en","note":"_eprint: https://onlinelibrary.wiley.com/doi/pdf/10.1002/hbm.460030304","page":"190-208","source":"Wiley Online Library","title":"Automatic 3-D model-based neuroanatomical segmentation","volume":"3","author":[{"family":"Collins","given":"D. Louis"},{"family":"Holmes","given":"C. J."},{"family":"Peters","given":"T. M."},{"family":"Evans","given":"A. C."}],"issued":{"date-parts":[["1995"]]}}},{"id":2331,"uris":["http://zotero.org/users/4196598/items/ICFCF59U"],"itemData":{"id":2331,"type":"article-journal","abstract":"Magnetic resonance imaging (MRI) has become the modality of choice for neuroanatomical imaging. Quantitative analysis requires the accurate and reproducible labeling of all voxels in any given structure within the brain. Since manual labeling is prohibitively time-consuming and error-prone we have designed an automated procedure called ANIMAL (Automatic Nonlinear Image Matching and Anatomical Labeling) to objectively segment gross anatomical structures from 3D MRIs of normal brains. The procedure is based on nonlinear registration with a previously labeled target brain, followed by numerical inverse transformation of the labels to the native MRI space. Besides segmentation, ANIMAL has been applied to non-rigid registration and to the analysis of morphometric variability. In this paper, the nonlinear registration approach is validated on five test volumes, produced with simulated deformations. Experiments show that the ANIMAL recovers 64% of the nonlinear residual variability remaining after linear registration. Segmentations of the same test data are presented as well. The paper concludes with two applications of ANIMAL using real data. In the first, one MRI volume is nonlinearly matched to a second and is automatically segmented using labels, predefined on the second MRI volume. The automatic segmentation compares well with manual labeling of the same structures. In the second application, ANIMAL is applied to seventeen MRI data sets, and a 3D map of anatomical variability estimates is produced. The automatic variability estimates correlate well (r = 0.867, p = 0.01) with manual estimates of inter-subject variability.","archive":"Scopus","container-title":"International Journal of Pattern Recognition and Artificial Intelligence","DOI":"10.1142/s0218001497000597","ISSN":"0218-0014","issue":"8","language":"English","page":"1271-1294","source":"Scopus","title":"Animal: Validation and application of nonlinear registration-based segmentation","title-short":"Animal","volume":"11","author":[{"family":"Collins","given":"D. Louis"},{"family":"Evans","given":"A.C."}],"issued":{"date-parts":[["1997"]]}}}],"schema":"https://github.com/citation-style-language/schema/raw/master/csl-citation.json"} </w:delInstrText>
        </w:r>
      </w:del>
      <w:r w:rsidR="005B3545">
        <w:fldChar w:fldCharType="separate"/>
      </w:r>
      <w:r w:rsidR="0080169C" w:rsidRPr="0080169C">
        <w:rPr>
          <w:vertAlign w:val="superscript"/>
        </w:rPr>
        <w:t>37,38</w:t>
      </w:r>
      <w:r w:rsidR="005B3545">
        <w:fldChar w:fldCharType="end"/>
      </w:r>
      <w:r>
        <w:t xml:space="preserve"> this algorithm is enhanced with the use of a template library and label fusion</w:t>
      </w:r>
      <w:r w:rsidR="006B182F">
        <w:t>.</w:t>
      </w:r>
      <w:r w:rsidR="009D6638">
        <w:fldChar w:fldCharType="begin"/>
      </w:r>
      <w:ins w:id="104" w:author="Sofia Fernandez Lozano" w:date="2025-03-12T20:59:00Z" w16du:dateUtc="2025-03-13T00:59:00Z">
        <w:r w:rsidR="00E73407">
          <w:instrText xml:space="preserve"> ADDIN ZOTERO_ITEM CSL_CITATION {"citationID":"itGunKvZ","properties":{"formattedCitation":"\\super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ins>
      <w:del w:id="105" w:author="Sofia Fernandez Lozano" w:date="2024-12-12T15:01:00Z" w16du:dateUtc="2024-12-12T21:01:00Z">
        <w:r w:rsidR="0080169C" w:rsidDel="0078320C">
          <w:delInstrText xml:space="preserve"> ADDIN ZOTERO_ITEM CSL_CITATION {"citationID":"itGunKvZ","properties":{"formattedCitation":"\\super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delInstrText>
        </w:r>
      </w:del>
      <w:r w:rsidR="009D6638">
        <w:fldChar w:fldCharType="separate"/>
      </w:r>
      <w:r w:rsidR="0080169C" w:rsidRPr="0080169C">
        <w:rPr>
          <w:vertAlign w:val="superscript"/>
        </w:rPr>
        <w:t>19</w:t>
      </w:r>
      <w:r w:rsidR="009D6638">
        <w:fldChar w:fldCharType="end"/>
      </w:r>
      <w:r>
        <w:t xml:space="preserve"> Training consisted in a Monte Carlo Cross-Validation strategy</w:t>
      </w:r>
      <w:r w:rsidR="00207F09">
        <w:fldChar w:fldCharType="begin"/>
      </w:r>
      <w:ins w:id="106" w:author="Sofia Fernandez Lozano" w:date="2025-03-12T20:59:00Z" w16du:dateUtc="2025-03-13T00:59:00Z">
        <w:r w:rsidR="00E73407">
          <w:instrText xml:space="preserve"> ADDIN ZOTERO_ITEM CSL_CITATION {"citationID":"FM7kWPSx","properties":{"formattedCitation":"\\super 39\\nosupersub{}","plainCitation":"39","noteIndex":0},"citationItems":[{"id":2325,"uris":["http://zotero.org/users/4196598/items/C9ITJ8F6"],"itemData":{"id":2325,"type":"article-journal","abstract":"We consider the problem of selecting a model having the best predictive ability among a class of linear models. The popular leave-one-out cross-validation method, which is asymptotically equivalent to many other model selection methods such as the Akaike information criterion (AIC), the C p , and the bootstrap, is asymptotically inconsistent in the sense that the probability of selecting the model with the best predictive ability does not converge to 1 as the total number of observations n → ∞. We show that the inconsistency of the leave-one-out cross-validation can be rectified by using a leave-n v -out cross-validation with n v , the number of observations reserved for validation, satisfying n v /n → 1 as n → ∞. This is a somewhat shocking discovery, because nv/n → 1 is totally opposite to the popular leave-one-out recipe in cross-validation. Motivations, justifications, and discussions of some practical aspects of the use of the leave-n v -out cross-validation method are provided, and results from a simulation study are presented.","container-title":"Journal of the American Statistical Association","DOI":"10.1080/01621459.1993.10476299","ISSN":"0162-1459","issue":"422","note":"publisher: Taylor &amp; Francis\n_eprint: https://www.tandfonline.com/doi/pdf/10.1080/01621459.1993.10476299","page":"486-494","source":"Taylor and Francis+NEJM","title":"Linear Model Selection by Cross-validation","volume":"88","author":[{"family":"Shao","given":"Jun"}],"issued":{"date-parts":[["1993",6,1]]}}}],"schema":"https://github.com/citation-style-language/schema/raw/master/csl-citation.json"} </w:instrText>
        </w:r>
      </w:ins>
      <w:del w:id="107" w:author="Sofia Fernandez Lozano" w:date="2024-12-12T15:01:00Z" w16du:dateUtc="2024-12-12T21:01:00Z">
        <w:r w:rsidR="0080169C" w:rsidDel="0078320C">
          <w:delInstrText xml:space="preserve"> ADDIN ZOTERO_ITEM CSL_CITATION {"citationID":"FM7kWPSx","properties":{"formattedCitation":"\\super 39\\nosupersub{}","plainCitation":"39","noteIndex":0},"citationItems":[{"id":2325,"uris":["http://zotero.org/users/4196598/items/C9ITJ8F6"],"itemData":{"id":2325,"type":"article-journal","abstract":"We consider the problem of selecting a model having the best predictive ability among a class of linear models. The popular leave-one-out cross-validation method, which is asymptotically equivalent to many other model selection methods such as the Akaike information criterion (AIC), the C p , and the bootstrap, is asymptotically inconsistent in the sense that the probability of selecting the model with the best predictive ability does not converge to 1 as the total number of observations n → ∞. We show that the inconsistency of the leave-one-out cross-validation can be rectified by using a leave-n v -out cross-validation with n v , the number of observations reserved for validation, satisfying n v /n → 1 as n → ∞. This is a somewhat shocking discovery, because nv/n → 1 is totally opposite to the popular leave-one-out recipe in cross-validation. Motivations, justifications, and discussions of some practical aspects of the use of the leave-n v -out cross-validation method are provided, and results from a simulation study are presented.","container-title":"Journal of the American Statistical Association","DOI":"10.1080/01621459.1993.10476299","ISSN":"0162-1459","issue":"422","note":"publisher: Taylor &amp; Francis\n_eprint: https://www.tandfonline.com/doi/pdf/10.1080/01621459.1993.10476299","page":"486-494","source":"Taylor and Francis+NEJM","title":"Linear Model Selection by Cross-validation","volume":"88","author":[{"family":"Shao","given":"Jun"}],"issued":{"date-parts":[["1993",6,1]]}}}],"schema":"https://github.com/citation-style-language/schema/raw/master/csl-citation.json"} </w:delInstrText>
        </w:r>
      </w:del>
      <w:r w:rsidR="00207F09">
        <w:fldChar w:fldCharType="separate"/>
      </w:r>
      <w:r w:rsidR="0080169C" w:rsidRPr="0080169C">
        <w:rPr>
          <w:vertAlign w:val="superscript"/>
        </w:rPr>
        <w:t>39</w:t>
      </w:r>
      <w:r w:rsidR="00207F09">
        <w:fldChar w:fldCharType="end"/>
      </w:r>
      <w:r>
        <w:t xml:space="preserve">, that is, for every potential segmentation a template library was built from a random subset of the manual labels (n=64). </w:t>
      </w:r>
    </w:p>
    <w:p w14:paraId="20AF640F" w14:textId="36E49CAF" w:rsidR="006D6639" w:rsidRDefault="53BF130E" w:rsidP="0032209D">
      <w:pPr>
        <w:pStyle w:val="Heading3"/>
      </w:pPr>
      <w:r>
        <w:t>Nonlinear Patch-Based Segmentation</w:t>
      </w:r>
    </w:p>
    <w:p w14:paraId="039E5457" w14:textId="1F2BB924" w:rsidR="006D6639" w:rsidRDefault="0066025B" w:rsidP="00A23993">
      <w:pPr>
        <w:spacing w:line="360" w:lineRule="auto"/>
        <w:jc w:val="both"/>
      </w:pPr>
      <w:r w:rsidRPr="0B4994EC">
        <w:rPr>
          <w:lang w:val="en-US"/>
        </w:rPr>
        <w:t>The second segmentation method was the Nonlinear Patch-Based Segmentation (NLPB) with a population-specific template</w:t>
      </w:r>
      <w:r w:rsidR="006B182F">
        <w:rPr>
          <w:lang w:val="en-US"/>
        </w:rPr>
        <w:t>.</w:t>
      </w:r>
      <w:r>
        <w:fldChar w:fldCharType="begin"/>
      </w:r>
      <w:ins w:id="108" w:author="Sofia Fernandez Lozano" w:date="2025-03-12T20:59:00Z" w16du:dateUtc="2025-03-13T00:59:00Z">
        <w:r w:rsidR="00E73407">
          <w:instrText xml:space="preserve"> ADDIN ZOTERO_ITEM CSL_CITATION {"citationID":"u07sA20v","properties":{"formattedCitation":"\\super 14,20,40\\nosupersub{}","plainCitation":"14,20,40","noteIndex":0},"citationItems":[{"id":359,"uris":["http://zotero.org/users/4196598/items/3TGB4NCN"],"itemData":{"id":359,"type":"article-journal","abstract":"Quantitative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Louis"}],"issued":{"date-parts":[["2012",10,5]]}}},{"id":2324,"uris":["http://zotero.org/users/4196598/items/2Z3EAT8A"],"itemData":{"id":2324,"type":"article-journal","abstract":"Multi-atlas segmentation has been widely applied in medical image analysis. This technique relies on image registration to transfer segmentation labels from pre-labeled atlases to a novel target image and applies label fusion to reduce errors produced by registration-based label transfer. To improve the performance of registration-based label transfer against registration errors, our first contribution is to propose a label transfer scheme that generates multiple warped versions of each atlas to one target image through registration paths obtained by composing inter-atlas registrations and atlas-target registrations. The problem of decreasing quality of warped atlases caused by accumulative errors in composing multiple registrations is properly addressed by an atlas selection method that is guided by atlas segmentations. To improve the performance of label fusion against registration errors, our second contribution is to integrate the probabilistic correspondence model employed by the non-local mean approach with the joint label fusion technique, both of which have shown excellent performance for label fusion. Experiments on mitral-valve segmentation in 3D transesophageal echocardiography (TEE) show the effectiveness of the proposed techniques.","container-title":"Information Processing in Medical Imaging: Proceedings of the ... Conference","DOI":"10.1007/978-3-642-38868-2_46","ISSN":"1011-2499","journalAbbreviation":"Inf Process Med Imaging","language":"eng","note":"PMID: 24683998\nPMCID: PMC3974208","page":"548-559","source":"PubMed","title":"Multi-atlas segmentation with robust label transfer and label fusion","volume":"23","author":[{"family":"Wang","given":"Hongzhi"},{"family":"Pouch","given":"Alison"},{"family":"Takabe","given":"Manabu"},{"family":"Jackson","given":"Benjamin"},{"family":"Gorman","given":"Joseph"},{"family":"Gorman","given":"Robert"},{"family":"Yushkevich","given":"Paul A."}],"issued":{"date-parts":[["2013"]]}}}],"schema":"https://github.com/citation-style-language/schema/raw/master/csl-citation.json"} </w:instrText>
        </w:r>
      </w:ins>
      <w:del w:id="109" w:author="Sofia Fernandez Lozano" w:date="2024-12-12T15:01:00Z" w16du:dateUtc="2024-12-12T21:01:00Z">
        <w:r w:rsidR="0080169C" w:rsidDel="0078320C">
          <w:delInstrText xml:space="preserve"> ADDIN ZOTERO_ITEM CSL_CITATION {"citationID":"u07sA20v","properties":{"formattedCitation":"\\super 14,20,40\\nosupersub{}","plainCitation":"14,20,40","noteIndex":0},"citationItems":[{"id":359,"uris":["http://zotero.org/users/4196598/items/3TGB4NCN"],"itemData":{"id":359,"type":"article-journal","abstract":"Quantitative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Louis"}],"issued":{"date-parts":[["2012",10,5]]}}},{"id":2324,"uris":["http://zotero.org/users/4196598/items/2Z3EAT8A"],"itemData":{"id":2324,"type":"article-journal","abstract":"Multi-atlas segmentation has been widely applied in medical image analysis. This technique relies on image registration to transfer segmentation labels from pre-labeled atlases to a novel target image and applies label fusion to reduce errors produced by registration-based label transfer. To improve the performance of registration-based label transfer against registration errors, our first contribution is to propose a label transfer scheme that generates multiple warped versions of each atlas to one target image through registration paths obtained by composing inter-atlas registrations and atlas-target registrations. The problem of decreasing quality of warped atlases caused by accumulative errors in composing multiple registrations is properly addressed by an atlas selection method that is guided by atlas segmentations. To improve the performance of label fusion against registration errors, our second contribution is to integrate the probabilistic correspondence model employed by the non-local mean approach with the joint label fusion technique, both of which have shown excellent performance for label fusion. Experiments on mitral-valve segmentation in 3D transesophageal echocardiography (TEE) show the effectiveness of the proposed techniques.","container-title":"Information Processing in Medical Imaging: Proceedings of the ... Conference","DOI":"10.1007/978-3-642-38868-2_46","ISSN":"1011-2499","journalAbbreviation":"Inf Process Med Imaging","language":"eng","note":"PMID: 24683998\nPMCID: PMC3974208","page":"548-559","source":"PubMed","title":"Multi-atlas segmentation with robust label transfer and label fusion","volume":"23","author":[{"family":"Wang","given":"Hongzhi"},{"family":"Pouch","given":"Alison"},{"family":"Takabe","given":"Manabu"},{"family":"Jackson","given":"Benjamin"},{"family":"Gorman","given":"Joseph"},{"family":"Gorman","given":"Robert"},{"family":"Yushkevich","given":"Paul A."}],"issued":{"date-parts":[["2013"]]}}}],"schema":"https://github.com/citation-style-language/schema/raw/master/csl-citation.json"} </w:delInstrText>
        </w:r>
      </w:del>
      <w:r>
        <w:fldChar w:fldCharType="separate"/>
      </w:r>
      <w:r w:rsidR="0080169C" w:rsidRPr="0080169C">
        <w:rPr>
          <w:vertAlign w:val="superscript"/>
        </w:rPr>
        <w:t>14,20,40</w:t>
      </w:r>
      <w:r>
        <w:fldChar w:fldCharType="end"/>
      </w:r>
      <w:r w:rsidRPr="0B4994EC">
        <w:rPr>
          <w:lang w:val="en-US"/>
        </w:rPr>
        <w:t xml:space="preserve"> Similar to MALF, this algorithm was trained using</w:t>
      </w:r>
      <w:r w:rsidR="00C43CF1" w:rsidRPr="0B4994EC">
        <w:rPr>
          <w:lang w:val="en-US"/>
        </w:rPr>
        <w:t xml:space="preserve"> Monte Carlo Cross-Validation</w:t>
      </w:r>
      <w:r w:rsidRPr="0B4994EC">
        <w:rPr>
          <w:lang w:val="en-US"/>
        </w:rPr>
        <w:t xml:space="preserve"> where a template library was created from a random subset of the manual labels (n=64). Additionally, manual labels were non-linearly aligned to a template space constructed from the ADNI-1 database</w:t>
      </w:r>
      <w:r w:rsidR="00BB5D26">
        <w:rPr>
          <w:lang w:val="en-US"/>
        </w:rPr>
        <w:t>.</w:t>
      </w:r>
      <w:r>
        <w:fldChar w:fldCharType="begin"/>
      </w:r>
      <w:ins w:id="110" w:author="Sofia Fernandez Lozano" w:date="2025-03-12T20:59:00Z" w16du:dateUtc="2025-03-13T00:59:00Z">
        <w:r w:rsidR="00E73407">
          <w:instrText xml:space="preserve"> ADDIN ZOTERO_ITEM CSL_CITATION {"citationID":"57wtuNfm","properties":{"formattedCitation":"\\super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instrText>
        </w:r>
      </w:ins>
      <w:del w:id="111" w:author="Sofia Fernandez Lozano" w:date="2024-12-12T15:01:00Z" w16du:dateUtc="2024-12-12T21:01:00Z">
        <w:r w:rsidR="0080169C" w:rsidDel="0078320C">
          <w:delInstrText xml:space="preserve"> ADDIN ZOTERO_ITEM CSL_CITATION {"citationID":"57wtuNfm","properties":{"formattedCitation":"\\super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delInstrText>
        </w:r>
      </w:del>
      <w:r>
        <w:fldChar w:fldCharType="separate"/>
      </w:r>
      <w:r w:rsidR="0080169C" w:rsidRPr="0080169C">
        <w:rPr>
          <w:vertAlign w:val="superscript"/>
        </w:rPr>
        <w:t>36</w:t>
      </w:r>
      <w:r>
        <w:fldChar w:fldCharType="end"/>
      </w:r>
    </w:p>
    <w:p w14:paraId="6C164C9E" w14:textId="4D055787" w:rsidR="006D6639" w:rsidRDefault="1215CFFF" w:rsidP="0032209D">
      <w:pPr>
        <w:pStyle w:val="Heading3"/>
      </w:pPr>
      <w:r>
        <w:t>Convolutional Neural Network</w:t>
      </w:r>
    </w:p>
    <w:p w14:paraId="2E864063" w14:textId="06CC1E33" w:rsidR="006D6639" w:rsidRDefault="0066025B" w:rsidP="00A23993">
      <w:pPr>
        <w:spacing w:line="360" w:lineRule="auto"/>
        <w:jc w:val="both"/>
      </w:pPr>
      <w:r w:rsidRPr="0B4994EC">
        <w:rPr>
          <w:lang w:val="en-US"/>
        </w:rPr>
        <w:t>Lastly, we trained a deep learning CNN based on a 3D version of the U-Net architecture</w:t>
      </w:r>
      <w:r w:rsidR="00BB5D26">
        <w:rPr>
          <w:lang w:val="en-US"/>
        </w:rPr>
        <w:t>.</w:t>
      </w:r>
      <w:r>
        <w:fldChar w:fldCharType="begin"/>
      </w:r>
      <w:ins w:id="112" w:author="Sofia Fernandez Lozano" w:date="2025-03-12T20:59:00Z" w16du:dateUtc="2025-03-13T00:59:00Z">
        <w:r w:rsidR="00E73407">
          <w:instrText xml:space="preserve"> ADDIN ZOTERO_ITEM CSL_CITATION {"citationID":"SHfupWWs","properties":{"formattedCitation":"\\super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ins>
      <w:del w:id="113" w:author="Sofia Fernandez Lozano" w:date="2024-12-12T15:01:00Z" w16du:dateUtc="2024-12-12T21:01:00Z">
        <w:r w:rsidR="0080169C" w:rsidDel="0078320C">
          <w:delInstrText xml:space="preserve"> ADDIN ZOTERO_ITEM CSL_CITATION {"citationID":"SHfupWWs","properties":{"formattedCitation":"\\super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delInstrText>
        </w:r>
      </w:del>
      <w:r>
        <w:fldChar w:fldCharType="separate"/>
      </w:r>
      <w:r w:rsidR="0080169C" w:rsidRPr="0080169C">
        <w:rPr>
          <w:vertAlign w:val="superscript"/>
        </w:rPr>
        <w:t>22</w:t>
      </w:r>
      <w:r>
        <w:fldChar w:fldCharType="end"/>
      </w:r>
      <w:r w:rsidRPr="0B4994EC">
        <w:rPr>
          <w:lang w:val="en-US"/>
        </w:rPr>
        <w:t xml:space="preserve"> </w:t>
      </w:r>
      <w:r w:rsidR="0045589F" w:rsidRPr="0B4994EC">
        <w:rPr>
          <w:lang w:val="en-US"/>
        </w:rPr>
        <w:t>I</w:t>
      </w:r>
      <w:r w:rsidRPr="0B4994EC">
        <w:rPr>
          <w:lang w:val="en-US"/>
        </w:rPr>
        <w:t xml:space="preserve">t uses a combination of the Dice kappa overlap and a multi-label Hausdorff-like distance approximation as loss function. </w:t>
      </w:r>
      <w:r w:rsidR="00EB684A" w:rsidRPr="0B4994EC">
        <w:rPr>
          <w:lang w:val="en-US"/>
        </w:rPr>
        <w:t>Further details were reported previously</w:t>
      </w:r>
      <w:r w:rsidR="00BB5D26">
        <w:rPr>
          <w:lang w:val="en-US"/>
        </w:rPr>
        <w:t>.</w:t>
      </w:r>
      <w:r>
        <w:fldChar w:fldCharType="begin"/>
      </w:r>
      <w:ins w:id="114" w:author="Sofia Fernandez Lozano" w:date="2025-03-12T20:59:00Z" w16du:dateUtc="2025-03-13T00:59:00Z">
        <w:r w:rsidR="00E73407">
          <w:instrText xml:space="preserve"> ADDIN ZOTERO_ITEM CSL_CITATION {"citationID":"jmN4SNmF","properties":{"formattedCitation":"\\super 41\\nosupersub{}","plainCitation":"41","noteIndex":0},"citationItems":[{"id":2182,"uris":["http://zotero.org/users/4196598/items/JD5J65C5"],"itemData":{"id":2182,"type":"paper-conference","abstract":"Manual segmentation of the Glioblastoma is a challenging task for the radiologists, essential for treatment planning. In recent years deep convolutional neural networks have been shown to perform exceptionally well, in particular the winner of the BraTS challenge 2019 uses 3D U-net architecture in combination with variational autoencoder, using Dice overlap measure as a cost function. In this work we are proposing a loss function that approximates Hausdorff Distance metric that is used to evaluate performance of different segmentation in the hopes that it will allow achieving better performance of the segmentation on new data.","collection-title":"Lecture Notes in Computer Science","container-title":"Brainlesion: Glioma, Multiple Sclerosis, Stroke and Traumatic Brain Injuries","DOI":"10.1007/978-3-031-08999-2_27","event-place":"Cham","ISBN":"978-3-031-08999-2","language":"en","page":"324-332","publisher":"Springer International Publishing","publisher-place":"Cham","source":"Springer Link","title":"3D MRI Brain Tumour Segmentation with Autoencoder Regularization and Hausdorff Distance Loss Function","author":[{"family":"Fonov","given":"Vladimir"},{"family":"Rosa-Neto","given":"Pedro"},{"family":"Collins","given":"D. Louis"}],"editor":[{"family":"Crimi","given":"Alessandro"},{"family":"Bakas","given":"Spyridon"}],"issued":{"date-parts":[["2022"]]}}}],"schema":"https://github.com/citation-style-language/schema/raw/master/csl-citation.json"} </w:instrText>
        </w:r>
      </w:ins>
      <w:del w:id="115" w:author="Sofia Fernandez Lozano" w:date="2024-12-12T15:01:00Z" w16du:dateUtc="2024-12-12T21:01:00Z">
        <w:r w:rsidR="0080169C" w:rsidDel="0078320C">
          <w:delInstrText xml:space="preserve"> ADDIN ZOTERO_ITEM CSL_CITATION {"citationID":"jmN4SNmF","properties":{"formattedCitation":"\\super 41\\nosupersub{}","plainCitation":"41","noteIndex":0},"citationItems":[{"id":2182,"uris":["http://zotero.org/users/4196598/items/JD5J65C5"],"itemData":{"id":2182,"type":"paper-conference","abstract":"Manual segmentation of the Glioblastoma is a challenging task for the radiologists, essential for treatment planning. In recent years deep convolutional neural networks have been shown to perform exceptionally well, in particular the winner of the BraTS challenge 2019 uses 3D U-net architecture in combination with variational autoencoder, using Dice overlap measure as a cost function. In this work we are proposing a loss function that approximates Hausdorff Distance metric that is used to evaluate performance of different segmentation in the hopes that it will allow achieving better performance of the segmentation on new data.","collection-title":"Lecture Notes in Computer Science","container-title":"Brainlesion: Glioma, Multiple Sclerosis, Stroke and Traumatic Brain Injuries","DOI":"10.1007/978-3-031-08999-2_27","event-place":"Cham","ISBN":"978-3-031-08999-2","language":"en","page":"324-332","publisher":"Springer International Publishing","publisher-place":"Cham","source":"Springer Link","title":"3D MRI Brain Tumour Segmentation with Autoencoder Regularization and Hausdorff Distance Loss Function","author":[{"family":"Fonov","given":"Vladimir"},{"family":"Rosa-Neto","given":"Pedro"},{"family":"Collins","given":"D. Louis"}],"editor":[{"family":"Crimi","given":"Alessandro"},{"family":"Bakas","given":"Spyridon"}],"issued":{"date-parts":[["2022"]]}}}],"schema":"https://github.com/citation-style-language/schema/raw/master/csl-citation.json"} </w:delInstrText>
        </w:r>
      </w:del>
      <w:r>
        <w:fldChar w:fldCharType="separate"/>
      </w:r>
      <w:r w:rsidR="0080169C" w:rsidRPr="0080169C">
        <w:rPr>
          <w:vertAlign w:val="superscript"/>
        </w:rPr>
        <w:t>41</w:t>
      </w:r>
      <w:r>
        <w:fldChar w:fldCharType="end"/>
      </w:r>
      <w:r w:rsidR="001E61FF" w:rsidRPr="0B4994EC">
        <w:rPr>
          <w:lang w:val="en-US"/>
        </w:rPr>
        <w:t xml:space="preserve"> </w:t>
      </w:r>
      <w:r w:rsidRPr="0B4994EC">
        <w:rPr>
          <w:lang w:val="en-US"/>
        </w:rPr>
        <w:t xml:space="preserve">To train the network, we used a 5-Fold </w:t>
      </w:r>
      <w:r w:rsidR="00D73635" w:rsidRPr="0B4994EC">
        <w:rPr>
          <w:lang w:val="en-US"/>
        </w:rPr>
        <w:t>cross validation</w:t>
      </w:r>
      <w:r w:rsidRPr="0B4994EC">
        <w:rPr>
          <w:lang w:val="en-US"/>
        </w:rPr>
        <w:t xml:space="preserve"> strategy (i.e.</w:t>
      </w:r>
      <w:r w:rsidR="005D328F" w:rsidRPr="0B4994EC">
        <w:rPr>
          <w:lang w:val="en-US"/>
        </w:rPr>
        <w:t>,</w:t>
      </w:r>
      <w:r w:rsidRPr="0B4994EC">
        <w:rPr>
          <w:lang w:val="en-US"/>
        </w:rPr>
        <w:t xml:space="preserve"> split the data into a training set of 64 images with their manual labels and a validation set consisting of the remaining unlabeled 16 images). The </w:t>
      </w:r>
      <w:r w:rsidR="008A1D94" w:rsidRPr="0B4994EC">
        <w:rPr>
          <w:lang w:val="en-US"/>
        </w:rPr>
        <w:t xml:space="preserve">training </w:t>
      </w:r>
      <w:r w:rsidRPr="0B4994EC">
        <w:rPr>
          <w:lang w:val="en-US"/>
        </w:rPr>
        <w:t xml:space="preserve">data was augmented </w:t>
      </w:r>
      <w:r w:rsidR="57F4B2E4" w:rsidRPr="0B4994EC">
        <w:rPr>
          <w:lang w:val="en-US"/>
        </w:rPr>
        <w:t>with geometric transformations, random signal shift, amplification</w:t>
      </w:r>
      <w:r w:rsidR="00D73635" w:rsidRPr="0B4994EC">
        <w:rPr>
          <w:lang w:val="en-US"/>
        </w:rPr>
        <w:t>,</w:t>
      </w:r>
      <w:r w:rsidR="57F4B2E4" w:rsidRPr="0B4994EC">
        <w:rPr>
          <w:lang w:val="en-US"/>
        </w:rPr>
        <w:t xml:space="preserve"> and </w:t>
      </w:r>
      <w:r w:rsidR="24ACFDEB" w:rsidRPr="0B4994EC">
        <w:rPr>
          <w:lang w:val="en-US"/>
        </w:rPr>
        <w:t xml:space="preserve">addition of </w:t>
      </w:r>
      <w:r w:rsidR="57F4B2E4" w:rsidRPr="0B4994EC">
        <w:rPr>
          <w:lang w:val="en-US"/>
        </w:rPr>
        <w:lastRenderedPageBreak/>
        <w:t xml:space="preserve">voxel-level </w:t>
      </w:r>
      <w:r w:rsidR="38D93179" w:rsidRPr="0B4994EC">
        <w:rPr>
          <w:lang w:val="en-US"/>
        </w:rPr>
        <w:t xml:space="preserve">additive noise </w:t>
      </w:r>
      <w:r w:rsidRPr="0B4994EC">
        <w:rPr>
          <w:lang w:val="en-US"/>
        </w:rPr>
        <w:t xml:space="preserve">by a factor of 16 before training the network for 200 epochs for each </w:t>
      </w:r>
      <w:r w:rsidR="009A17A8" w:rsidRPr="0B4994EC">
        <w:rPr>
          <w:lang w:val="en-US"/>
        </w:rPr>
        <w:t xml:space="preserve">cross-validation </w:t>
      </w:r>
      <w:r w:rsidRPr="0B4994EC">
        <w:rPr>
          <w:lang w:val="en-US"/>
        </w:rPr>
        <w:t>split.</w:t>
      </w:r>
    </w:p>
    <w:p w14:paraId="6F60DA86" w14:textId="7A401DD2" w:rsidR="006D6639" w:rsidRDefault="0066025B" w:rsidP="0032209D">
      <w:pPr>
        <w:pStyle w:val="Heading3"/>
      </w:pPr>
      <w:bookmarkStart w:id="116" w:name="_1r66et34gy1w"/>
      <w:bookmarkEnd w:id="116"/>
      <w:r w:rsidRPr="0B4994EC">
        <w:rPr>
          <w:lang w:val="en-US"/>
        </w:rPr>
        <w:t>FreeSurfer</w:t>
      </w:r>
    </w:p>
    <w:p w14:paraId="71AC283C" w14:textId="6C51A9B4" w:rsidR="006D6639" w:rsidRDefault="0066025B" w:rsidP="00A23993">
      <w:pPr>
        <w:spacing w:line="360" w:lineRule="auto"/>
        <w:jc w:val="both"/>
      </w:pPr>
      <w:r w:rsidRPr="0B4994EC">
        <w:rPr>
          <w:lang w:val="en-US"/>
        </w:rPr>
        <w:t>We compared the output of our trained segmentations with those obtained from FreeSurfer</w:t>
      </w:r>
      <w:r w:rsidR="2F99B37B" w:rsidRPr="0B4994EC">
        <w:rPr>
          <w:lang w:val="en-US"/>
        </w:rPr>
        <w:t xml:space="preserve"> (</w:t>
      </w:r>
      <w:r w:rsidR="0834D8E1" w:rsidRPr="0B4994EC">
        <w:rPr>
          <w:lang w:val="en-US"/>
        </w:rPr>
        <w:t>https://surfer.nmr.mgh.harvard.edu</w:t>
      </w:r>
      <w:r w:rsidR="2F99B37B" w:rsidRPr="0B4994EC">
        <w:rPr>
          <w:lang w:val="en-US"/>
        </w:rPr>
        <w:t>)</w:t>
      </w:r>
      <w:r w:rsidRPr="0B4994EC">
        <w:rPr>
          <w:lang w:val="en-US"/>
        </w:rPr>
        <w:t xml:space="preserve">. First, we used the values of HCvol </w:t>
      </w:r>
      <w:r w:rsidR="1A31ED7F" w:rsidRPr="0B4994EC">
        <w:rPr>
          <w:lang w:val="en-US"/>
        </w:rPr>
        <w:t xml:space="preserve">from UCSF </w:t>
      </w:r>
      <w:r w:rsidR="209883E3" w:rsidRPr="0B4994EC">
        <w:rPr>
          <w:lang w:val="en-US"/>
        </w:rPr>
        <w:t xml:space="preserve">from </w:t>
      </w:r>
      <w:r w:rsidRPr="0B4994EC">
        <w:rPr>
          <w:lang w:val="en-US"/>
        </w:rPr>
        <w:t>either v</w:t>
      </w:r>
      <w:r w:rsidR="009A17A8" w:rsidRPr="0B4994EC">
        <w:rPr>
          <w:lang w:val="en-US"/>
        </w:rPr>
        <w:t xml:space="preserve">ersion </w:t>
      </w:r>
      <w:r w:rsidRPr="0B4994EC">
        <w:rPr>
          <w:lang w:val="en-US"/>
        </w:rPr>
        <w:t>4.3 (N=54</w:t>
      </w:r>
      <w:r w:rsidR="26C01B43" w:rsidRPr="0B4994EC">
        <w:rPr>
          <w:lang w:val="en-US"/>
        </w:rPr>
        <w:t>5</w:t>
      </w:r>
      <w:r w:rsidRPr="0B4994EC">
        <w:rPr>
          <w:lang w:val="en-US"/>
        </w:rPr>
        <w:t>) or v</w:t>
      </w:r>
      <w:r w:rsidR="009A17A8" w:rsidRPr="0B4994EC">
        <w:rPr>
          <w:lang w:val="en-US"/>
        </w:rPr>
        <w:t xml:space="preserve">ersion </w:t>
      </w:r>
      <w:r w:rsidRPr="0B4994EC">
        <w:rPr>
          <w:lang w:val="en-US"/>
        </w:rPr>
        <w:t>5.1 (N=7</w:t>
      </w:r>
      <w:r w:rsidR="4B3021AB" w:rsidRPr="0B4994EC">
        <w:rPr>
          <w:lang w:val="en-US"/>
        </w:rPr>
        <w:t>0</w:t>
      </w:r>
      <w:r w:rsidR="122C6440" w:rsidRPr="0B4994EC">
        <w:rPr>
          <w:lang w:val="en-US"/>
        </w:rPr>
        <w:t>1</w:t>
      </w:r>
      <w:r w:rsidRPr="0B4994EC">
        <w:rPr>
          <w:lang w:val="en-US"/>
        </w:rPr>
        <w:t xml:space="preserve">) of the cross-sectional </w:t>
      </w:r>
      <w:r w:rsidR="004F4BA8" w:rsidRPr="0B4994EC">
        <w:rPr>
          <w:lang w:val="en-US"/>
        </w:rPr>
        <w:t xml:space="preserve">FreeSurfer </w:t>
      </w:r>
      <w:r w:rsidRPr="0B4994EC">
        <w:rPr>
          <w:lang w:val="en-US"/>
        </w:rPr>
        <w:t xml:space="preserve">pipeline </w:t>
      </w:r>
      <w:r w:rsidR="30C98504" w:rsidRPr="0B4994EC">
        <w:rPr>
          <w:lang w:val="en-US"/>
        </w:rPr>
        <w:t>reported by ADNI on the files UCSFFSX_11_02_15.csv and UCSFFSX41_11_08_19.csv respectively</w:t>
      </w:r>
      <w:r w:rsidR="00E618FE" w:rsidRPr="0B4994EC">
        <w:rPr>
          <w:lang w:val="en-US"/>
        </w:rPr>
        <w:t xml:space="preserve">, and our own results using </w:t>
      </w:r>
      <w:r w:rsidRPr="0B4994EC">
        <w:rPr>
          <w:lang w:val="en-US"/>
        </w:rPr>
        <w:t>cross-sectional Free</w:t>
      </w:r>
      <w:r w:rsidR="00D07F3D" w:rsidRPr="0B4994EC">
        <w:rPr>
          <w:lang w:val="en-US"/>
        </w:rPr>
        <w:t>S</w:t>
      </w:r>
      <w:r w:rsidRPr="0B4994EC">
        <w:rPr>
          <w:lang w:val="en-US"/>
        </w:rPr>
        <w:t>urfer pipeline v</w:t>
      </w:r>
      <w:r w:rsidR="005C54BF" w:rsidRPr="0B4994EC">
        <w:rPr>
          <w:lang w:val="en-US"/>
        </w:rPr>
        <w:t xml:space="preserve">ersion </w:t>
      </w:r>
      <w:r w:rsidRPr="0B4994EC">
        <w:rPr>
          <w:lang w:val="en-US"/>
        </w:rPr>
        <w:t>6.0</w:t>
      </w:r>
      <w:r w:rsidR="3429A7AA" w:rsidRPr="0B4994EC">
        <w:rPr>
          <w:lang w:val="en-US"/>
        </w:rPr>
        <w:t xml:space="preserve"> with default parameters</w:t>
      </w:r>
      <w:r w:rsidRPr="0B4994EC">
        <w:rPr>
          <w:lang w:val="en-US"/>
        </w:rPr>
        <w:t>. Since ADNI does not report inferior lateral ventricle volumes</w:t>
      </w:r>
      <w:r w:rsidR="001A7C0D" w:rsidRPr="0B4994EC">
        <w:rPr>
          <w:lang w:val="en-US"/>
        </w:rPr>
        <w:t xml:space="preserve"> for the earlier FreeSurfer results</w:t>
      </w:r>
      <w:r w:rsidRPr="0B4994EC">
        <w:rPr>
          <w:lang w:val="en-US"/>
        </w:rPr>
        <w:t>, we calculated HVR using only FreeSurfer</w:t>
      </w:r>
      <w:r w:rsidR="003C0805" w:rsidRPr="0B4994EC">
        <w:rPr>
          <w:lang w:val="en-US"/>
        </w:rPr>
        <w:t xml:space="preserve"> version 6.0</w:t>
      </w:r>
      <w:r w:rsidRPr="0B4994EC">
        <w:rPr>
          <w:lang w:val="en-US"/>
        </w:rPr>
        <w:t>.</w:t>
      </w:r>
    </w:p>
    <w:p w14:paraId="749072D1" w14:textId="66E0F5E1" w:rsidR="006D6639" w:rsidRDefault="0066025B" w:rsidP="0032209D">
      <w:pPr>
        <w:pStyle w:val="Heading2"/>
      </w:pPr>
      <w:bookmarkStart w:id="117" w:name="_jtr7xa90e4kp"/>
      <w:bookmarkEnd w:id="117"/>
      <w:r>
        <w:t>Hippocampal measures</w:t>
      </w:r>
    </w:p>
    <w:p w14:paraId="6491A0DA" w14:textId="425C1AAB" w:rsidR="006D6639" w:rsidRDefault="0066025B" w:rsidP="00A23993">
      <w:pPr>
        <w:spacing w:line="360" w:lineRule="auto"/>
        <w:jc w:val="both"/>
      </w:pPr>
      <w:r w:rsidRPr="0B4994EC">
        <w:rPr>
          <w:lang w:val="en-US"/>
        </w:rPr>
        <w:t>Using the output from the automatic segmentations we obtained HCvol and calculated HVR for each of the different methods. HVR was calculated using HCvol and CSFvol:</w:t>
      </w:r>
    </w:p>
    <w:p w14:paraId="41D4BECF" w14:textId="77777777" w:rsidR="006D6639" w:rsidRDefault="0066025B" w:rsidP="00A23993">
      <w:pPr>
        <w:spacing w:line="360" w:lineRule="auto"/>
        <w:jc w:val="both"/>
      </w:pPr>
      <m:oMath>
        <m:r>
          <w:rPr>
            <w:rFonts w:ascii="Cambria Math" w:hAnsi="Cambria Math"/>
          </w:rPr>
          <m:t>HVR=</m:t>
        </m:r>
        <m:f>
          <m:fPr>
            <m:ctrlPr>
              <w:rPr>
                <w:rFonts w:ascii="Cambria Math" w:hAnsi="Cambria Math"/>
              </w:rPr>
            </m:ctrlPr>
          </m:fPr>
          <m:num>
            <m:r>
              <w:rPr>
                <w:rFonts w:ascii="Cambria Math" w:hAnsi="Cambria Math"/>
              </w:rPr>
              <m:t>HCvol</m:t>
            </m:r>
          </m:num>
          <m:den>
            <m:r>
              <w:rPr>
                <w:rFonts w:ascii="Cambria Math" w:hAnsi="Cambria Math"/>
              </w:rPr>
              <m:t>HCvol + CSFvol</m:t>
            </m:r>
          </m:den>
        </m:f>
      </m:oMath>
      <w:r>
        <w:t>,</w:t>
      </w:r>
    </w:p>
    <w:p w14:paraId="19A8EF75" w14:textId="66D0D739" w:rsidR="006D6639" w:rsidRDefault="0066025B" w:rsidP="00A23993">
      <w:pPr>
        <w:spacing w:line="360" w:lineRule="auto"/>
        <w:jc w:val="both"/>
      </w:pPr>
      <w:r w:rsidRPr="0B4994EC">
        <w:rPr>
          <w:lang w:val="en-US"/>
        </w:rPr>
        <w:t xml:space="preserve">When calculating HVR using the </w:t>
      </w:r>
      <w:r w:rsidR="003B76BB" w:rsidRPr="0B4994EC">
        <w:rPr>
          <w:lang w:val="en-US"/>
        </w:rPr>
        <w:t xml:space="preserve">FreeSurfer </w:t>
      </w:r>
      <w:r w:rsidRPr="0B4994EC">
        <w:rPr>
          <w:lang w:val="en-US"/>
        </w:rPr>
        <w:t xml:space="preserve">volumes, CSFvol was defined as the volume of the inferior lateral ventricle. For both HCvol and HVR, we use the mean of both sides in all our analyses. </w:t>
      </w:r>
    </w:p>
    <w:p w14:paraId="00F71055" w14:textId="3E9E23D0" w:rsidR="006D6639" w:rsidRDefault="0066025B" w:rsidP="00A23993">
      <w:pPr>
        <w:spacing w:before="240" w:after="240" w:line="360" w:lineRule="auto"/>
        <w:jc w:val="both"/>
      </w:pPr>
      <w:r w:rsidRPr="0B4994EC">
        <w:rPr>
          <w:lang w:val="en-US"/>
        </w:rPr>
        <w:t>We also normalized HCvol by head</w:t>
      </w:r>
      <w:r w:rsidR="006D2859" w:rsidRPr="0B4994EC">
        <w:rPr>
          <w:lang w:val="en-US"/>
        </w:rPr>
        <w:t xml:space="preserve"> </w:t>
      </w:r>
      <w:r w:rsidRPr="0B4994EC">
        <w:rPr>
          <w:lang w:val="en-US"/>
        </w:rPr>
        <w:t xml:space="preserve">size </w:t>
      </w:r>
      <w:r w:rsidR="001D5DF4" w:rsidRPr="0B4994EC">
        <w:rPr>
          <w:lang w:val="en-US"/>
        </w:rPr>
        <w:t xml:space="preserve">for each technique, </w:t>
      </w:r>
      <w:r w:rsidRPr="0B4994EC">
        <w:rPr>
          <w:lang w:val="en-US"/>
        </w:rPr>
        <w:t xml:space="preserve">using </w:t>
      </w:r>
      <w:r w:rsidR="001D5DF4" w:rsidRPr="0B4994EC">
        <w:rPr>
          <w:lang w:val="en-US"/>
        </w:rPr>
        <w:t>the same</w:t>
      </w:r>
      <w:r w:rsidRPr="0B4994EC">
        <w:rPr>
          <w:lang w:val="en-US"/>
        </w:rPr>
        <w:t xml:space="preserve"> volumetric scale factor obtained from the affine registration to stereotaxic space. </w:t>
      </w:r>
    </w:p>
    <w:p w14:paraId="213A4288" w14:textId="00A43E38" w:rsidR="006D6639" w:rsidRDefault="0066025B" w:rsidP="0032209D">
      <w:pPr>
        <w:pStyle w:val="Heading2"/>
      </w:pPr>
      <w:bookmarkStart w:id="118" w:name="_78stn6vnu6hu"/>
      <w:bookmarkEnd w:id="118"/>
      <w:r>
        <w:t>Segmentation performance assessment</w:t>
      </w:r>
    </w:p>
    <w:p w14:paraId="531710FB" w14:textId="3359FE8D" w:rsidR="006D6639" w:rsidRDefault="0066025B" w:rsidP="0032209D">
      <w:pPr>
        <w:pStyle w:val="Heading3"/>
      </w:pPr>
      <w:bookmarkStart w:id="119" w:name="_4j1quv44tvh8"/>
      <w:bookmarkEnd w:id="119"/>
      <w:r>
        <w:t>Cross-validation</w:t>
      </w:r>
    </w:p>
    <w:p w14:paraId="36F34DA8" w14:textId="06288F59" w:rsidR="006D6639" w:rsidRDefault="0066025B" w:rsidP="00A23993">
      <w:pPr>
        <w:spacing w:line="360" w:lineRule="auto"/>
        <w:jc w:val="both"/>
      </w:pPr>
      <w:r w:rsidRPr="0B4994EC">
        <w:rPr>
          <w:lang w:val="en-US"/>
        </w:rPr>
        <w:t>After training the automatic segmentation methods using manual labels, we assessed their performance segmenting the</w:t>
      </w:r>
      <w:r w:rsidR="008231F1" w:rsidRPr="0B4994EC">
        <w:rPr>
          <w:lang w:val="en-US"/>
        </w:rPr>
        <w:t xml:space="preserve"> HC</w:t>
      </w:r>
      <w:r w:rsidRPr="0B4994EC">
        <w:rPr>
          <w:lang w:val="en-US"/>
        </w:rPr>
        <w:t xml:space="preserve"> and surrounding temporal horns of the lateral ventricles. The measures of performance were: 1) volumetric overlap between segmentations from the automatic methods and the manual segmentation calculated using Dice</w:t>
      </w:r>
      <w:ins w:id="120" w:author="Sofia Fernandez Lozano" w:date="2025-03-12T21:10:00Z" w16du:dateUtc="2025-03-13T01:10:00Z">
        <w:r w:rsidR="00510235">
          <w:rPr>
            <w:lang w:val="en-US"/>
          </w:rPr>
          <w:t xml:space="preserve"> Coefficient, Cohen</w:t>
        </w:r>
      </w:ins>
      <w:r w:rsidRPr="0B4994EC">
        <w:rPr>
          <w:lang w:val="en-US"/>
        </w:rPr>
        <w:t>’s Kappa</w:t>
      </w:r>
      <w:ins w:id="121" w:author="Sofia Fernandez Lozano" w:date="2025-03-12T21:10:00Z" w16du:dateUtc="2025-03-13T01:10:00Z">
        <w:r w:rsidR="00510235">
          <w:rPr>
            <w:lang w:val="en-US"/>
          </w:rPr>
          <w:t xml:space="preserve">, </w:t>
        </w:r>
      </w:ins>
      <w:ins w:id="122" w:author="Sofia Fernandez Lozano" w:date="2025-03-31T19:23:00Z" w16du:dateUtc="2025-03-31T23:23:00Z">
        <w:r w:rsidR="00D70C1D">
          <w:rPr>
            <w:lang w:val="en-US"/>
          </w:rPr>
          <w:t xml:space="preserve">accuracy, </w:t>
        </w:r>
      </w:ins>
      <w:ins w:id="123" w:author="Sofia Fernandez Lozano" w:date="2025-03-12T21:10:00Z" w16du:dateUtc="2025-03-13T01:10:00Z">
        <w:r w:rsidR="00510235">
          <w:rPr>
            <w:lang w:val="en-US"/>
          </w:rPr>
          <w:t>sensitivity and specificity</w:t>
        </w:r>
      </w:ins>
      <w:r w:rsidRPr="0B4994EC">
        <w:rPr>
          <w:lang w:val="en-US"/>
        </w:rPr>
        <w:t xml:space="preserve"> </w:t>
      </w:r>
      <w:del w:id="124" w:author="Sofia Fernandez Lozano" w:date="2025-03-12T21:10:00Z" w16du:dateUtc="2025-03-13T01:10:00Z">
        <w:r w:rsidRPr="0B4994EC">
          <w:rPr>
            <w:lang w:val="en-US"/>
          </w:rPr>
          <w:delText>metric</w:delText>
        </w:r>
      </w:del>
      <w:r w:rsidRPr="0B4994EC">
        <w:rPr>
          <w:lang w:val="en-US"/>
        </w:rPr>
        <w:t xml:space="preserve">, and 2) </w:t>
      </w:r>
      <w:r w:rsidR="006D2859" w:rsidRPr="0B4994EC">
        <w:rPr>
          <w:lang w:val="en-US"/>
        </w:rPr>
        <w:t xml:space="preserve">Spearman’s </w:t>
      </w:r>
      <w:r w:rsidRPr="0B4994EC">
        <w:rPr>
          <w:lang w:val="en-US"/>
        </w:rPr>
        <w:t>rank correlation coefficients between computed volumes from the automatic methods and volumes from the manual segmentations.</w:t>
      </w:r>
      <w:r w:rsidR="006D2859" w:rsidRPr="0B4994EC">
        <w:rPr>
          <w:lang w:val="en-US"/>
        </w:rPr>
        <w:t xml:space="preserve"> Note Spearman’s rank correlation was used because the volume data was not Gaussian distributed</w:t>
      </w:r>
      <w:r w:rsidR="0034545C" w:rsidRPr="0B4994EC">
        <w:rPr>
          <w:lang w:val="en-US"/>
        </w:rPr>
        <w:t>, evidenced by</w:t>
      </w:r>
      <w:r w:rsidR="002F1316" w:rsidRPr="0B4994EC">
        <w:rPr>
          <w:lang w:val="en-US"/>
        </w:rPr>
        <w:t xml:space="preserve"> a</w:t>
      </w:r>
      <w:r w:rsidR="0034545C" w:rsidRPr="0B4994EC">
        <w:rPr>
          <w:lang w:val="en-US"/>
        </w:rPr>
        <w:t xml:space="preserve"> significant </w:t>
      </w:r>
      <w:r w:rsidR="00DC5AED" w:rsidRPr="0B4994EC">
        <w:rPr>
          <w:lang w:val="en-US"/>
        </w:rPr>
        <w:t>Shapiro-Wilk</w:t>
      </w:r>
      <w:r w:rsidR="0034545C" w:rsidRPr="0B4994EC">
        <w:rPr>
          <w:lang w:val="en-US"/>
        </w:rPr>
        <w:t xml:space="preserve"> test</w:t>
      </w:r>
      <w:r w:rsidR="006D2859" w:rsidRPr="0B4994EC">
        <w:rPr>
          <w:lang w:val="en-US"/>
        </w:rPr>
        <w:t>.</w:t>
      </w:r>
    </w:p>
    <w:p w14:paraId="2EF6E75F" w14:textId="567CEBFF" w:rsidR="006D6639" w:rsidRDefault="0066025B" w:rsidP="00A23993">
      <w:pPr>
        <w:spacing w:line="360" w:lineRule="auto"/>
        <w:jc w:val="both"/>
        <w:rPr>
          <w:ins w:id="125" w:author="Sofia Fernandez Lozano" w:date="2025-03-12T21:11:00Z" w16du:dateUtc="2025-03-13T01:11:00Z"/>
        </w:rPr>
      </w:pPr>
      <w:r w:rsidRPr="181EF8F8">
        <w:rPr>
          <w:lang w:val="en-US"/>
        </w:rPr>
        <w:t xml:space="preserve">We compared the difference in overlap with manual labels for each side </w:t>
      </w:r>
      <w:del w:id="126" w:author="Sofia Fernandez Lozano" w:date="2025-03-31T19:29:00Z">
        <w:r w:rsidRPr="181EF8F8" w:rsidDel="0066025B">
          <w:rPr>
            <w:lang w:val="en-US"/>
          </w:rPr>
          <w:delText xml:space="preserve">of </w:delText>
        </w:r>
      </w:del>
      <w:ins w:id="127" w:author="Sofia Fernandez Lozano" w:date="2025-03-31T19:29:00Z">
        <w:r w:rsidR="00D70C1D" w:rsidRPr="181EF8F8">
          <w:rPr>
            <w:lang w:val="en-US"/>
          </w:rPr>
          <w:t xml:space="preserve">across </w:t>
        </w:r>
      </w:ins>
      <w:r w:rsidRPr="181EF8F8">
        <w:rPr>
          <w:lang w:val="en-US"/>
        </w:rPr>
        <w:t>all segmentation methods using</w:t>
      </w:r>
      <w:ins w:id="128" w:author="Sofia Fernandez Lozano" w:date="2025-03-12T21:32:00Z">
        <w:r w:rsidR="002E7573" w:rsidRPr="181EF8F8">
          <w:rPr>
            <w:lang w:val="en-US"/>
          </w:rPr>
          <w:t xml:space="preserve"> </w:t>
        </w:r>
      </w:ins>
      <w:ins w:id="129" w:author="Sofia Fernandez Lozano" w:date="2025-03-12T21:33:00Z">
        <w:r w:rsidR="002E7573" w:rsidRPr="181EF8F8">
          <w:rPr>
            <w:lang w:val="en-US"/>
          </w:rPr>
          <w:t xml:space="preserve">a </w:t>
        </w:r>
      </w:ins>
      <w:ins w:id="130" w:author="Sofia Fernandez Lozano" w:date="2025-03-12T21:37:00Z">
        <w:r w:rsidR="00987D86" w:rsidRPr="181EF8F8">
          <w:rPr>
            <w:lang w:val="en-US"/>
          </w:rPr>
          <w:t xml:space="preserve">robust </w:t>
        </w:r>
      </w:ins>
      <w:ins w:id="131" w:author="Sofia Fernandez Lozano" w:date="2025-03-31T19:32:00Z">
        <w:r w:rsidR="00D70C1D" w:rsidRPr="181EF8F8">
          <w:rPr>
            <w:lang w:val="en-US"/>
          </w:rPr>
          <w:t xml:space="preserve">repeated-measures </w:t>
        </w:r>
      </w:ins>
      <w:ins w:id="132" w:author="Sofia Fernandez Lozano" w:date="2025-03-12T21:33:00Z">
        <w:r w:rsidR="002E7573" w:rsidRPr="181EF8F8">
          <w:rPr>
            <w:lang w:val="en-US"/>
          </w:rPr>
          <w:t xml:space="preserve">two-way ANOVA </w:t>
        </w:r>
      </w:ins>
      <w:ins w:id="133" w:author="Sofia Fernandez Lozano" w:date="2025-03-12T21:37:00Z">
        <w:r w:rsidR="00987D86" w:rsidRPr="181EF8F8">
          <w:rPr>
            <w:lang w:val="en-US"/>
          </w:rPr>
          <w:t>with</w:t>
        </w:r>
      </w:ins>
      <w:ins w:id="134" w:author="Sofia Fernandez Lozano" w:date="2025-03-12T21:33:00Z">
        <w:r w:rsidR="002E7573" w:rsidRPr="181EF8F8">
          <w:rPr>
            <w:lang w:val="en-US"/>
          </w:rPr>
          <w:t xml:space="preserve"> trimmed means</w:t>
        </w:r>
      </w:ins>
      <w:del w:id="135" w:author="Sofia Fernandez Lozano" w:date="2025-03-12T21:32:00Z">
        <w:r w:rsidRPr="181EF8F8" w:rsidDel="0066025B">
          <w:rPr>
            <w:lang w:val="en-US"/>
          </w:rPr>
          <w:delText xml:space="preserve"> Kruskal-Wallis one-way analysis of variance by ranks</w:delText>
        </w:r>
      </w:del>
      <w:r w:rsidRPr="181EF8F8">
        <w:rPr>
          <w:lang w:val="en-US"/>
        </w:rPr>
        <w:t>.</w:t>
      </w:r>
      <w:ins w:id="136" w:author="Sofia Fernandez Lozano" w:date="2025-03-12T21:43:00Z">
        <w:r>
          <w:fldChar w:fldCharType="begin"/>
        </w:r>
      </w:ins>
      <w:ins w:id="137" w:author="Sofia Fernandez Lozano" w:date="2025-03-12T21:49:00Z">
        <w:r>
          <w:instrText xml:space="preserve"> ADDIN ZOTERO_ITEM CSL_CITATION {"citationID":"afjrbqe1m","properties":{"formattedCitation":"\\super 42\\nosupersub{}","plainCitation":"42","noteIndex":0},"citationItems":[{"id":2776,"uris":["http://zotero.org/users/4196598/items/WZLCEWLX"],"itemData":{"id":2776,"type":"chapter","abstract":"Chapter 6 is generally concerned with issues related to multivariate data. The chapter begins with basic techniques for measuring the overall dispersion of a data cloud and how to measure the extent a particular point is nested within the cloud. These methods have practical value when testing hypotheses. Next, robust multivariate measures of location and scatter are introduced, followed by multivariate outlier detection techniques. Included are recent results related to situations where the number of variables is large. Confidence regions for robust multivariate measures of location, which take into account the overall structure of the data when dealing with outliers, are described. Inferential methods in the one-sample case are described, including an extension of Hotelling's method to trimmed means. Multivariate extensions of the Wilcoxon–Mann–Whitney test are covered, one of which is based on a projection of the data that helps characterize the extent two groups differ. The notion of data depth can be used to compare groups, which is based in part on a multivariate notion of ranks. This is followed by methods for comparing dependent groups. The chapter concludes with recent advances relevant to robust principal components, multivariate discriminate analysis, as well as some recent results related to functional data. R functions are described and illustrated.","collection-title":"Statistical Modeling and Decision Science","container-title":"Introduction to Robust Estimation and Hypothesis Testing (Fourth Edition)","ISBN":"978-0-12-804733-0","note":"DOI: 10.1016/B978-0-12-804733-0.00006-8","page":"235-318","publisher":"Academic Press","source":"ScienceDirect","title":"Chapter 6 - Some Multivariate Methods","URL":"https://www.sciencedirect.com/science/article/pii/B9780128047330000068","author":[{"family":"Wilcox","given":"Rand"}],"editor":[{"family":"Wilcox","given":"Rand"}],"accessed":{"date-parts":[["2025",3,12]]},"issued":{"date-parts":[["2017",1,1]]}}}],"schema":"https://github.com/citation-style-language/schema/raw/master/csl-citation.json"} </w:instrText>
        </w:r>
      </w:ins>
      <w:r>
        <w:fldChar w:fldCharType="separate"/>
      </w:r>
      <w:ins w:id="138" w:author="Sofia Fernandez Lozano" w:date="2025-03-12T21:49:00Z">
        <w:r w:rsidR="00A42683" w:rsidRPr="181EF8F8">
          <w:rPr>
            <w:vertAlign w:val="superscript"/>
            <w:lang w:val="en-US"/>
          </w:rPr>
          <w:t>42</w:t>
        </w:r>
      </w:ins>
      <w:ins w:id="139" w:author="Sofia Fernandez Lozano" w:date="2025-03-12T21:43:00Z">
        <w:r>
          <w:fldChar w:fldCharType="end"/>
        </w:r>
      </w:ins>
      <w:r w:rsidRPr="181EF8F8">
        <w:rPr>
          <w:lang w:val="en-US"/>
        </w:rPr>
        <w:t xml:space="preserve"> We then </w:t>
      </w:r>
      <w:del w:id="140" w:author="Sofia Fernandez Lozano" w:date="2025-03-31T19:29:00Z">
        <w:r w:rsidRPr="181EF8F8" w:rsidDel="0066025B">
          <w:rPr>
            <w:lang w:val="en-US"/>
          </w:rPr>
          <w:delText xml:space="preserve">did </w:delText>
        </w:r>
      </w:del>
      <w:ins w:id="141" w:author="Sofia Fernandez Lozano" w:date="2025-03-31T19:29:00Z">
        <w:r w:rsidR="00D70C1D" w:rsidRPr="181EF8F8">
          <w:rPr>
            <w:lang w:val="en-US"/>
          </w:rPr>
          <w:t xml:space="preserve">performed </w:t>
        </w:r>
      </w:ins>
      <w:r w:rsidRPr="181EF8F8">
        <w:rPr>
          <w:lang w:val="en-US"/>
        </w:rPr>
        <w:t>post</w:t>
      </w:r>
      <w:ins w:id="142" w:author="Sofia Fernandez Lozano" w:date="2025-03-12T21:46:00Z">
        <w:r w:rsidR="00A42683" w:rsidRPr="181EF8F8">
          <w:rPr>
            <w:lang w:val="en-US"/>
          </w:rPr>
          <w:t xml:space="preserve"> </w:t>
        </w:r>
      </w:ins>
      <w:del w:id="143" w:author="Sofia Fernandez Lozano" w:date="2025-03-12T21:46:00Z">
        <w:r w:rsidRPr="181EF8F8" w:rsidDel="0066025B">
          <w:rPr>
            <w:lang w:val="en-US"/>
          </w:rPr>
          <w:delText>-</w:delText>
        </w:r>
      </w:del>
      <w:r w:rsidRPr="181EF8F8">
        <w:rPr>
          <w:lang w:val="en-US"/>
        </w:rPr>
        <w:t xml:space="preserve">hoc </w:t>
      </w:r>
      <w:del w:id="144" w:author="Sofia Fernandez Lozano" w:date="2025-03-12T21:47:00Z">
        <w:r w:rsidRPr="181EF8F8" w:rsidDel="0066025B">
          <w:rPr>
            <w:lang w:val="en-US"/>
          </w:rPr>
          <w:delText xml:space="preserve">analyses </w:delText>
        </w:r>
      </w:del>
      <w:ins w:id="145" w:author="Sofia Fernandez Lozano" w:date="2025-03-12T21:47:00Z">
        <w:r w:rsidR="00A42683" w:rsidRPr="181EF8F8">
          <w:rPr>
            <w:lang w:val="en-US"/>
          </w:rPr>
          <w:t>tests on</w:t>
        </w:r>
      </w:ins>
      <w:ins w:id="146" w:author="Sofia Fernandez Lozano" w:date="2025-03-31T19:30:00Z">
        <w:r w:rsidR="00D70C1D" w:rsidRPr="181EF8F8">
          <w:rPr>
            <w:lang w:val="en-US"/>
          </w:rPr>
          <w:t xml:space="preserve"> the</w:t>
        </w:r>
      </w:ins>
      <w:ins w:id="147" w:author="Sofia Fernandez Lozano" w:date="2025-03-12T21:47:00Z">
        <w:r w:rsidR="00A42683" w:rsidRPr="181EF8F8">
          <w:rPr>
            <w:lang w:val="en-US"/>
          </w:rPr>
          <w:t xml:space="preserve"> trimmed means using the linear contact expression</w:t>
        </w:r>
      </w:ins>
      <w:del w:id="148" w:author="Sofia Fernandez Lozano" w:date="2025-03-12T21:47:00Z">
        <w:r w:rsidRPr="181EF8F8" w:rsidDel="0066025B">
          <w:rPr>
            <w:lang w:val="en-US"/>
          </w:rPr>
          <w:delText xml:space="preserve">on the significant results using </w:delText>
        </w:r>
      </w:del>
      <w:del w:id="149" w:author="Sofia Fernandez Lozano" w:date="2025-03-12T21:41:00Z">
        <w:r w:rsidRPr="181EF8F8" w:rsidDel="0066025B">
          <w:rPr>
            <w:lang w:val="en-US"/>
          </w:rPr>
          <w:delText xml:space="preserve">the Dunn’s test </w:delText>
        </w:r>
      </w:del>
      <w:del w:id="150" w:author="Sofia Fernandez Lozano" w:date="2025-03-12T21:46:00Z">
        <w:r w:rsidRPr="181EF8F8" w:rsidDel="0066025B">
          <w:rPr>
            <w:lang w:val="en-US"/>
          </w:rPr>
          <w:delText>for multiple comparisons with Bonferroni correction</w:delText>
        </w:r>
      </w:del>
      <w:del w:id="151" w:author="Sofia Fernandez Lozano" w:date="2025-03-12T21:47:00Z">
        <w:r w:rsidRPr="181EF8F8" w:rsidDel="0066025B">
          <w:rPr>
            <w:lang w:val="en-US"/>
          </w:rPr>
          <w:delText>.</w:delText>
        </w:r>
      </w:del>
      <w:ins w:id="152" w:author="Sofia Fernandez Lozano" w:date="2025-03-12T21:44:00Z">
        <w:r>
          <w:fldChar w:fldCharType="begin"/>
        </w:r>
      </w:ins>
      <w:ins w:id="153" w:author="Sofia Fernandez Lozano" w:date="2025-03-12T21:49:00Z">
        <w:r>
          <w:instrText xml:space="preserve"> ADDIN ZOTERO_ITEM CSL_CITATION {"citationID":"a25cbqmlun8","properties":{"formattedCitation":"\\super 42,43\\nosupersub{}","plainCitation":"42,43","noteIndex":0},"citationItems":[{"id":2776,"uris":["http://zotero.org/users/4196598/items/WZLCEWLX"],"itemData":{"id":2776,"type":"chapter","abstract":"Chapter 6 is generally concerned with issues related to multivariate data. The chapter begins with basic techniques for measuring the overall dispersion of a data cloud and how to measure the extent a particular point is nested within the cloud. These methods have practical value when testing hypotheses. Next, robust multivariate measures of location and scatter are introduced, followed by multivariate outlier detection techniques. Included are recent results related to situations where the number of variables is large. Confidence regions for robust multivariate measures of location, which take into account the overall structure of the data when dealing with outliers, are described. Inferential methods in the one-sample case are described, including an extension of Hotelling's method to trimmed means. Multivariate extensions of the Wilcoxon–Mann–Whitney test are covered, one of which is based on a projection of the data that helps characterize the extent two groups differ. The notion of data depth can be used to compare groups, which is based in part on a multivariate notion of ranks. This is followed by methods for comparing dependent groups. The chapter concludes with recent advances relevant to robust principal components, multivariate discriminate analysis, as well as some recent results related to functional data. R functions are described and illustrated.","collection-title":"Statistical Modeling and Decision Science","container-title":"Introduction to Robust Estimation and Hypothesis Testing (Fourth Edition)","ISBN":"978-0-12-804733-0","note":"DOI: 10.1016/B978-0-12-804733-0.00006-8","page":"235-318","publisher":"Academic Press","source":"ScienceDirect","title":"Chapter 6 - Some Multivariate Methods","URL":"https://www.sciencedirect.com/science/article/pii/B9780128047330000068","author":[{"family":"Wilcox","given":"Rand"}],"editor":[{"family":"Wilcox","given":"Rand"}],"accessed":{"date-parts":[["2025",3,12]]},"issued":{"date-parts":[["2017",1,1]]}}},{"id":2777,"uris":["http://zotero.org/users/4196598/items/8JSXIBL2"],"itemData":{"id":2777,"type":"article-journal","abstract":"This paper introduces the R package WRS2 that implements various robust statistical methods. It elaborates on the basics of robust statistics by introducing robust location, dispersion, and correlation measures. The location and dispersion measures are then used in robust variants of independent and dependent samples t tests and ANOVA, including between-within subject designs and quantile ANOVA. Further, robust ANCOVA as well as robust mediation models are introduced. The paper targets applied researchers; it is therefore kept rather non-technical and written in a tutorial style. Special emphasis is placed on applications in the social and behavioral sciences and illustrations of how to perform corresponding robust analyses in R. The R code for reproducing the results in the paper is given in the Supplementary Materials.","container-title":"Behavior Research Methods","DOI":"10.3758/s13428-019-01246-w","ISSN":"1554-3528","issue":"2","journalAbbreviation":"Behav Res","language":"en","page":"464-488","source":"Springer Link","title":"Robust statistical methods in R using the WRS2 package","volume":"52","author":[{"family":"Mair","given":"Patrick"},{"family":"Wilcox","given":"Rand"}],"issued":{"date-parts":[["2020",4,1]]}}}],"schema":"https://github.com/citation-style-language/schema/raw/master/csl-citation.json"} </w:instrText>
        </w:r>
      </w:ins>
      <w:r>
        <w:fldChar w:fldCharType="separate"/>
      </w:r>
      <w:ins w:id="154" w:author="Sofia Fernandez Lozano" w:date="2025-03-12T21:49:00Z">
        <w:r w:rsidR="00A42683" w:rsidRPr="181EF8F8">
          <w:rPr>
            <w:vertAlign w:val="superscript"/>
            <w:lang w:val="en-US"/>
          </w:rPr>
          <w:t>42,43</w:t>
        </w:r>
      </w:ins>
      <w:ins w:id="155" w:author="Sofia Fernandez Lozano" w:date="2025-03-12T21:44:00Z">
        <w:r>
          <w:fldChar w:fldCharType="end"/>
        </w:r>
      </w:ins>
      <w:ins w:id="156" w:author="Sofia Fernandez Lozano" w:date="2025-03-31T19:25:00Z">
        <w:r w:rsidR="00D70C1D" w:rsidRPr="181EF8F8">
          <w:rPr>
            <w:lang w:val="en-US"/>
          </w:rPr>
          <w:t xml:space="preserve"> P-values </w:t>
        </w:r>
      </w:ins>
      <w:ins w:id="157" w:author="Sofia Fernandez Lozano" w:date="2025-03-31T19:28:00Z">
        <w:r w:rsidR="00D70C1D" w:rsidRPr="181EF8F8">
          <w:rPr>
            <w:lang w:val="en-US"/>
          </w:rPr>
          <w:t>fr</w:t>
        </w:r>
      </w:ins>
      <w:ins w:id="158" w:author="Sofia Fernandez Lozano" w:date="2025-03-31T19:30:00Z">
        <w:r w:rsidR="00D70C1D" w:rsidRPr="181EF8F8">
          <w:rPr>
            <w:lang w:val="en-US"/>
          </w:rPr>
          <w:t>om</w:t>
        </w:r>
      </w:ins>
      <w:ins w:id="159" w:author="Sofia Fernandez Lozano" w:date="2025-03-31T19:28:00Z">
        <w:r w:rsidR="00D70C1D" w:rsidRPr="181EF8F8">
          <w:rPr>
            <w:lang w:val="en-US"/>
          </w:rPr>
          <w:t xml:space="preserve"> </w:t>
        </w:r>
      </w:ins>
      <w:ins w:id="160" w:author="Sofia Fernandez Lozano" w:date="2025-03-31T19:30:00Z">
        <w:r w:rsidR="00D70C1D" w:rsidRPr="181EF8F8">
          <w:rPr>
            <w:lang w:val="en-US"/>
          </w:rPr>
          <w:t xml:space="preserve">both </w:t>
        </w:r>
      </w:ins>
      <w:ins w:id="161" w:author="Sofia Fernandez Lozano" w:date="2025-03-31T19:28:00Z">
        <w:r w:rsidR="00D70C1D" w:rsidRPr="181EF8F8">
          <w:rPr>
            <w:lang w:val="en-US"/>
          </w:rPr>
          <w:t xml:space="preserve">the ANOVA and pairwise comparisons </w:t>
        </w:r>
      </w:ins>
      <w:ins w:id="162" w:author="Sofia Fernandez Lozano" w:date="2025-03-31T19:25:00Z">
        <w:r w:rsidR="00D70C1D" w:rsidRPr="181EF8F8">
          <w:rPr>
            <w:lang w:val="en-US"/>
          </w:rPr>
          <w:t xml:space="preserve">were further </w:t>
        </w:r>
      </w:ins>
      <w:ins w:id="163" w:author="Sofia Fernandez Lozano" w:date="2025-03-31T19:30:00Z">
        <w:r w:rsidR="00D70C1D" w:rsidRPr="181EF8F8">
          <w:rPr>
            <w:lang w:val="en-US"/>
          </w:rPr>
          <w:t xml:space="preserve">adjusted for False Discovery Rate (FDR)—across </w:t>
        </w:r>
      </w:ins>
      <w:ins w:id="164" w:author="Sofia Fernandez Lozano" w:date="2025-03-31T19:26:00Z">
        <w:r w:rsidR="00D70C1D" w:rsidRPr="181EF8F8">
          <w:rPr>
            <w:lang w:val="en-US"/>
          </w:rPr>
          <w:t>HCvol</w:t>
        </w:r>
      </w:ins>
      <w:ins w:id="165" w:author="Sofia Fernandez Lozano" w:date="2025-03-31T19:30:00Z">
        <w:r w:rsidR="00D70C1D" w:rsidRPr="181EF8F8">
          <w:rPr>
            <w:lang w:val="en-US"/>
          </w:rPr>
          <w:t>,</w:t>
        </w:r>
      </w:ins>
      <w:ins w:id="166" w:author="Sofia Fernandez Lozano" w:date="2025-03-31T19:26:00Z">
        <w:r w:rsidR="00D70C1D" w:rsidRPr="181EF8F8">
          <w:rPr>
            <w:lang w:val="en-US"/>
          </w:rPr>
          <w:t xml:space="preserve"> HVR, and each of the </w:t>
        </w:r>
      </w:ins>
      <w:ins w:id="167" w:author="Sofia Fernandez Lozano" w:date="2025-03-31T19:30:00Z">
        <w:r w:rsidR="00D70C1D" w:rsidRPr="181EF8F8">
          <w:rPr>
            <w:lang w:val="en-US"/>
          </w:rPr>
          <w:t>five</w:t>
        </w:r>
      </w:ins>
      <w:ins w:id="168" w:author="Sofia Fernandez Lozano" w:date="2025-03-31T19:26:00Z">
        <w:r w:rsidR="00D70C1D" w:rsidRPr="181EF8F8">
          <w:rPr>
            <w:lang w:val="en-US"/>
          </w:rPr>
          <w:t xml:space="preserve"> performance metrics</w:t>
        </w:r>
      </w:ins>
      <w:ins w:id="169" w:author="Sofia Fernandez Lozano" w:date="2025-03-31T19:31:00Z">
        <w:r w:rsidR="00D70C1D" w:rsidRPr="181EF8F8">
          <w:rPr>
            <w:lang w:val="en-US"/>
          </w:rPr>
          <w:t>—</w:t>
        </w:r>
      </w:ins>
      <w:ins w:id="170" w:author="Sofia Fernandez Lozano" w:date="2025-03-31T19:26:00Z">
        <w:r w:rsidR="00D70C1D" w:rsidRPr="181EF8F8">
          <w:rPr>
            <w:lang w:val="en-US"/>
          </w:rPr>
          <w:t xml:space="preserve">using </w:t>
        </w:r>
      </w:ins>
      <w:ins w:id="171" w:author="Sofia Fernandez Lozano" w:date="2025-03-31T19:27:00Z">
        <w:r w:rsidR="00D70C1D" w:rsidRPr="181EF8F8">
          <w:rPr>
            <w:lang w:val="en-US"/>
          </w:rPr>
          <w:t>the Benjamini &amp; Hochberg procedure</w:t>
        </w:r>
      </w:ins>
      <w:ins w:id="172" w:author="Sofia Fernandez Lozano" w:date="2025-03-31T19:42:00Z">
        <w:r w:rsidR="00A23EAC" w:rsidRPr="181EF8F8">
          <w:rPr>
            <w:lang w:val="en-US"/>
          </w:rPr>
          <w:t>.</w:t>
        </w:r>
      </w:ins>
      <w:ins w:id="173" w:author="Sofia Fernandez Lozano" w:date="2025-03-31T19:41:00Z">
        <w:r>
          <w:fldChar w:fldCharType="begin"/>
        </w:r>
      </w:ins>
      <w:ins w:id="174" w:author="Sofia Fernandez Lozano" w:date="2025-03-31T19:46:00Z">
        <w:r>
          <w:instrText xml:space="preserve"> ADDIN ZOTERO_ITEM CSL_CITATION {"citationID":"a2j3mceqs99","properties":{"formattedCitation":"\\super 44\\nosupersub{}","plainCitation":"44","noteIndex":0},"citationItems":[{"id":2779,"uris":["http://zotero.org/users/4196598/items/RMUNF3GF"],"itemData":{"id":2779,"type":"article-journal","abstract":"Benjamini and Hochberg suggest that the false discovery rate may be the appropriate error rate to control in many applied multiple testing problems. A simple procedure was given there as an FDR controlling procedure for independent test statistics and was shown to be much more powerful than comparable procedures which control the traditional familywise error rate. We prove that this same procedure also controls the false discovery rate when the test statistics have positive regression dependency on each of the test statistics corresponding to the true null hypotheses. This condition for positive dependency is general enough to cover many problems of practical interest, including the comparisons of many treatments with a single control, multivariate normal test statistics with positive correlation matrix and multivariate $t$. Furthermore, the test statistics may be discrete, and the tested hypotheses composite without posing special difficulties. For all other forms of dependency, a simple conservative modification of the procedure controls the false discovery rate. Thus the range of problems for which a procedure with proven FDR control can be offered is greatly increased.","container-title":"The Annals of Statistics","DOI":"10.1214/aos/1013699998","ISSN":"0090-5364, 2168-8966","issue":"4","note":"publisher: Institute of Mathematical Statistics","page":"1165-1188","source":"Project Euclid","title":"The control of the false discovery rate in multiple testing under dependency","volume":"29","author":[{"family":"Benjamini","given":"Yoav"},{"family":"Yekutieli","given":"Daniel"}],"issued":{"date-parts":[["2001",8]]}}}],"schema":"https://github.com/citation-style-language/schema/raw/master/csl-citation.json"} </w:instrText>
        </w:r>
      </w:ins>
      <w:r>
        <w:fldChar w:fldCharType="separate"/>
      </w:r>
      <w:ins w:id="175" w:author="Sofia Fernandez Lozano" w:date="2025-03-31T19:46:00Z">
        <w:r w:rsidR="007D7047" w:rsidRPr="181EF8F8">
          <w:rPr>
            <w:vertAlign w:val="superscript"/>
            <w:lang w:val="en-US"/>
          </w:rPr>
          <w:t>44</w:t>
        </w:r>
      </w:ins>
      <w:ins w:id="176" w:author="Sofia Fernandez Lozano" w:date="2025-03-31T19:41:00Z">
        <w:r>
          <w:fldChar w:fldCharType="end"/>
        </w:r>
      </w:ins>
    </w:p>
    <w:p w14:paraId="6625FCE0" w14:textId="03EA144B" w:rsidR="00510235" w:rsidRDefault="00510235" w:rsidP="00510235">
      <w:pPr>
        <w:pStyle w:val="Heading3"/>
        <w:rPr>
          <w:ins w:id="177" w:author="Sofia Fernandez Lozano" w:date="2025-03-12T21:13:00Z" w16du:dateUtc="2025-03-13T01:13:00Z"/>
        </w:rPr>
      </w:pPr>
      <w:bookmarkStart w:id="178" w:name="_vweny2qvg24"/>
      <w:bookmarkEnd w:id="178"/>
      <w:ins w:id="179" w:author="Sofia Fernandez Lozano" w:date="2025-03-12T21:12:00Z" w16du:dateUtc="2025-03-13T01:12:00Z">
        <w:r>
          <w:t>Out-of-sample validation</w:t>
        </w:r>
      </w:ins>
    </w:p>
    <w:p w14:paraId="56E4A7D0" w14:textId="5B1C0032" w:rsidR="00A23EAC" w:rsidRDefault="002907D0" w:rsidP="5310D86D">
      <w:pPr>
        <w:spacing w:line="360" w:lineRule="auto"/>
        <w:jc w:val="both"/>
        <w:rPr>
          <w:ins w:id="180" w:author="Sofia Fernandez Lozano" w:date="2025-03-31T19:38:00Z" w16du:dateUtc="2025-03-31T23:38:00Z"/>
          <w:lang w:val="en-US"/>
        </w:rPr>
      </w:pPr>
      <w:ins w:id="181" w:author="Sofia Fernandez Lozano" w:date="2025-03-12T21:18:00Z">
        <w:r w:rsidRPr="5310D86D">
          <w:rPr>
            <w:lang w:val="en-US"/>
          </w:rPr>
          <w:t>Addi</w:t>
        </w:r>
      </w:ins>
      <w:ins w:id="182" w:author="Sofia Fernandez Lozano" w:date="2025-03-12T21:19:00Z">
        <w:r w:rsidRPr="5310D86D">
          <w:rPr>
            <w:lang w:val="en-US"/>
          </w:rPr>
          <w:t xml:space="preserve">tionaly, we furthered assessed </w:t>
        </w:r>
      </w:ins>
      <w:ins w:id="183" w:author="Sofia Fernandez Lozano" w:date="2025-03-12T21:21:00Z">
        <w:r w:rsidRPr="5310D86D">
          <w:rPr>
            <w:lang w:val="en-US"/>
          </w:rPr>
          <w:t>our</w:t>
        </w:r>
      </w:ins>
      <w:ins w:id="184" w:author="Sofia Fernandez Lozano" w:date="2025-03-12T21:19:00Z">
        <w:r w:rsidRPr="5310D86D">
          <w:rPr>
            <w:lang w:val="en-US"/>
          </w:rPr>
          <w:t xml:space="preserve"> CNN segmentation of the HC on an out-of-sample dataset of 60 manually segmented </w:t>
        </w:r>
      </w:ins>
      <w:ins w:id="185" w:author="Sofia Fernandez Lozano" w:date="2025-03-12T21:20:00Z">
        <w:r w:rsidRPr="5310D86D">
          <w:rPr>
            <w:lang w:val="en-US"/>
          </w:rPr>
          <w:t xml:space="preserve">MRI </w:t>
        </w:r>
      </w:ins>
      <w:ins w:id="186" w:author="Sofia Fernandez Lozano" w:date="2025-03-12T21:19:00Z">
        <w:r w:rsidRPr="5310D86D">
          <w:rPr>
            <w:lang w:val="en-US"/>
          </w:rPr>
          <w:t>of ADNI</w:t>
        </w:r>
      </w:ins>
      <w:ins w:id="187" w:author="Sofia Fernandez Lozano" w:date="2025-03-31T19:38:00Z" w16du:dateUtc="2025-03-31T23:38:00Z">
        <w:r w:rsidR="00A23EAC">
          <w:rPr>
            <w:lang w:val="en-US"/>
          </w:rPr>
          <w:t xml:space="preserve"> comprising the three clinical groups (CH, MCI, and AD)</w:t>
        </w:r>
      </w:ins>
      <w:ins w:id="188" w:author="Sofia Fernandez Lozano" w:date="2025-03-12T21:19:00Z">
        <w:r w:rsidRPr="5310D86D">
          <w:rPr>
            <w:lang w:val="en-US"/>
          </w:rPr>
          <w:t xml:space="preserve">. </w:t>
        </w:r>
      </w:ins>
      <w:ins w:id="189" w:author="Sofia Fernandez Lozano" w:date="2025-03-12T21:20:00Z">
        <w:r w:rsidRPr="5310D86D">
          <w:rPr>
            <w:lang w:val="en-US"/>
          </w:rPr>
          <w:t xml:space="preserve">The measures of performance were the same as </w:t>
        </w:r>
      </w:ins>
      <w:ins w:id="190" w:author="Sofia Fernandez Lozano" w:date="2025-03-12T21:48:00Z">
        <w:r w:rsidR="00A42683" w:rsidRPr="5310D86D">
          <w:rPr>
            <w:lang w:val="en-US"/>
          </w:rPr>
          <w:t xml:space="preserve">for </w:t>
        </w:r>
      </w:ins>
      <w:ins w:id="191" w:author="Sofia Fernandez Lozano" w:date="2025-03-12T21:20:00Z">
        <w:r w:rsidRPr="5310D86D">
          <w:rPr>
            <w:lang w:val="en-US"/>
          </w:rPr>
          <w:t xml:space="preserve">the Cross-validation described above. </w:t>
        </w:r>
      </w:ins>
      <w:ins w:id="192" w:author="Sofia Fernandez Lozano" w:date="2025-03-31T19:38:00Z" w16du:dateUtc="2025-03-31T23:38:00Z">
        <w:r w:rsidR="00A23EAC">
          <w:rPr>
            <w:lang w:val="en-US"/>
          </w:rPr>
          <w:t>We compared the difference in overl</w:t>
        </w:r>
      </w:ins>
      <w:ins w:id="193" w:author="Sofia Fernandez Lozano" w:date="2025-03-31T19:39:00Z" w16du:dateUtc="2025-03-31T23:39:00Z">
        <w:r w:rsidR="00A23EAC">
          <w:rPr>
            <w:lang w:val="en-US"/>
          </w:rPr>
          <w:t>ap with manual labels between groups for both sides using a robust mixed two-way ANOVA with trimmed means</w:t>
        </w:r>
      </w:ins>
      <w:ins w:id="194" w:author="Sofia Fernandez Lozano" w:date="2025-03-31T19:42:00Z" w16du:dateUtc="2025-03-31T23:42:00Z">
        <w:r w:rsidR="00A23EAC">
          <w:rPr>
            <w:lang w:val="en-US"/>
          </w:rPr>
          <w:t>.</w:t>
        </w:r>
      </w:ins>
      <w:ins w:id="195" w:author="Sofia Fernandez Lozano" w:date="2025-03-31T19:41:00Z" w16du:dateUtc="2025-03-31T23:41:00Z">
        <w:r w:rsidR="00A23EAC">
          <w:rPr>
            <w:lang w:val="en-US"/>
          </w:rPr>
          <w:fldChar w:fldCharType="begin"/>
        </w:r>
      </w:ins>
      <w:ins w:id="196" w:author="Sofia Fernandez Lozano" w:date="2025-03-31T19:46:00Z" w16du:dateUtc="2025-03-31T23:46:00Z">
        <w:r w:rsidR="007D7047">
          <w:rPr>
            <w:lang w:val="en-US"/>
          </w:rPr>
          <w:instrText xml:space="preserve"> ADDIN ZOTERO_ITEM CSL_CITATION {"citationID":"aoh1l4s50p","properties":{"formattedCitation":"\\super 42\\nosupersub{}","plainCitation":"42","noteIndex":0},"citationItems":[{"id":2776,"uris":["http://zotero.org/users/4196598/items/WZLCEWLX"],"itemData":{"id":2776,"type":"chapter","abstract":"Chapter 6 is generally concerned with issues related to multivariate data. The chapter begins with basic techniques for measuring the overall dispersion of a data cloud and how to measure the extent a particular point is nested within the cloud. These methods have practical value when testing hypotheses. Next, robust multivariate measures of location and scatter are introduced, followed by multivariate outlier detection techniques. Included are recent results related to situations where the number of variables is large. Confidence regions for robust multivariate measures of location, which take into account the overall structure of the data when dealing with outliers, are described. Inferential methods in the one-sample case are described, including an extension of Hotelling's method to trimmed means. Multivariate extensions of the Wilcoxon–Mann–Whitney test are covered, one of which is based on a projection of the data that helps characterize the extent two groups differ. The notion of data depth can be used to compare groups, which is based in part on a multivariate notion of ranks. This is followed by methods for comparing dependent groups. The chapter concludes with recent advances relevant to robust principal components, multivariate discriminate analysis, as well as some recent results related to functional data. R functions are described and illustrated.","collection-title":"Statistical Modeling and Decision Science","container-title":"Introduction to Robust Estimation and Hypothesis Testing (Fourth Edition)","ISBN":"978-0-12-804733-0","note":"DOI: 10.1016/B978-0-12-804733-0.00006-8","page":"235-318","publisher":"Academic Press","source":"ScienceDirect","title":"Chapter 6 - Some Multivariate Methods","URL":"https://www.sciencedirect.com/science/article/pii/B9780128047330000068","author":[{"family":"Wilcox","given":"Rand"}],"editor":[{"family":"Wilcox","given":"Rand"}],"accessed":{"date-parts":[["2025",3,12]]},"issued":{"date-parts":[["2017",1,1]]}}}],"schema":"https://github.com/citation-style-language/schema/raw/master/csl-citation.json"} </w:instrText>
        </w:r>
      </w:ins>
      <w:r w:rsidR="00A23EAC">
        <w:rPr>
          <w:lang w:val="en-US"/>
        </w:rPr>
        <w:fldChar w:fldCharType="separate"/>
      </w:r>
      <w:ins w:id="197" w:author="Sofia Fernandez Lozano" w:date="2025-03-31T19:46:00Z" w16du:dateUtc="2025-03-31T23:46:00Z">
        <w:r w:rsidR="007D7047" w:rsidRPr="007D7047">
          <w:rPr>
            <w:vertAlign w:val="superscript"/>
          </w:rPr>
          <w:t>42</w:t>
        </w:r>
      </w:ins>
      <w:ins w:id="198" w:author="Sofia Fernandez Lozano" w:date="2025-03-31T19:41:00Z" w16du:dateUtc="2025-03-31T23:41:00Z">
        <w:r w:rsidR="00A23EAC">
          <w:rPr>
            <w:lang w:val="en-US"/>
          </w:rPr>
          <w:fldChar w:fldCharType="end"/>
        </w:r>
      </w:ins>
      <w:ins w:id="199" w:author="Sofia Fernandez Lozano" w:date="2025-03-31T19:43:00Z" w16du:dateUtc="2025-03-31T23:43:00Z">
        <w:r w:rsidR="007D7047">
          <w:rPr>
            <w:lang w:val="en-US"/>
          </w:rPr>
          <w:t xml:space="preserve"> P-values were further adjusted for FDR for each of the five per</w:t>
        </w:r>
      </w:ins>
      <w:ins w:id="200" w:author="Sofia Fernandez Lozano" w:date="2025-03-31T19:44:00Z" w16du:dateUtc="2025-03-31T23:44:00Z">
        <w:r w:rsidR="007D7047">
          <w:rPr>
            <w:lang w:val="en-US"/>
          </w:rPr>
          <w:t>formance metrics using the Benjamini &amp; Hochberg procedure.</w:t>
        </w:r>
        <w:r w:rsidR="007D7047">
          <w:rPr>
            <w:lang w:val="en-US"/>
          </w:rPr>
          <w:fldChar w:fldCharType="begin"/>
        </w:r>
      </w:ins>
      <w:ins w:id="201" w:author="Sofia Fernandez Lozano" w:date="2025-03-31T19:46:00Z" w16du:dateUtc="2025-03-31T23:46:00Z">
        <w:r w:rsidR="007D7047">
          <w:rPr>
            <w:lang w:val="en-US"/>
          </w:rPr>
          <w:instrText xml:space="preserve"> ADDIN ZOTERO_ITEM CSL_CITATION {"citationID":"auamq4b8rj","properties":{"formattedCitation":"\\super 44\\nosupersub{}","plainCitation":"44","noteIndex":0},"citationItems":[{"id":2779,"uris":["http://zotero.org/users/4196598/items/RMUNF3GF"],"itemData":{"id":2779,"type":"article-journal","abstract":"Benjamini and Hochberg suggest that the false discovery rate may be the appropriate error rate to control in many applied multiple testing problems. A simple procedure was given there as an FDR controlling procedure for independent test statistics and was shown to be much more powerful than comparable procedures which control the traditional familywise error rate. We prove that this same procedure also controls the false discovery rate when the test statistics have positive regression dependency on each of the test statistics corresponding to the true null hypotheses. This condition for positive dependency is general enough to cover many problems of practical interest, including the comparisons of many treatments with a single control, multivariate normal test statistics with positive correlation matrix and multivariate $t$. Furthermore, the test statistics may be discrete, and the tested hypotheses composite without posing special difficulties. For all other forms of dependency, a simple conservative modification of the procedure controls the false discovery rate. Thus the range of problems for which a procedure with proven FDR control can be offered is greatly increased.","container-title":"The Annals of Statistics","DOI":"10.1214/aos/1013699998","ISSN":"0090-5364, 2168-8966","issue":"4","note":"publisher: Institute of Mathematical Statistics","page":"1165-1188","source":"Project Euclid","title":"The control of the false discovery rate in multiple testing under dependency","volume":"29","author":[{"family":"Benjamini","given":"Yoav"},{"family":"Yekutieli","given":"Daniel"}],"issued":{"date-parts":[["2001",8]]}}}],"schema":"https://github.com/citation-style-language/schema/raw/master/csl-citation.json"} </w:instrText>
        </w:r>
      </w:ins>
      <w:r w:rsidR="007D7047">
        <w:rPr>
          <w:lang w:val="en-US"/>
        </w:rPr>
        <w:fldChar w:fldCharType="separate"/>
      </w:r>
      <w:ins w:id="202" w:author="Sofia Fernandez Lozano" w:date="2025-03-31T19:46:00Z" w16du:dateUtc="2025-03-31T23:46:00Z">
        <w:r w:rsidR="007D7047" w:rsidRPr="007D7047">
          <w:rPr>
            <w:vertAlign w:val="superscript"/>
          </w:rPr>
          <w:t>44</w:t>
        </w:r>
      </w:ins>
      <w:ins w:id="203" w:author="Sofia Fernandez Lozano" w:date="2025-03-31T19:44:00Z" w16du:dateUtc="2025-03-31T23:44:00Z">
        <w:r w:rsidR="007D7047">
          <w:rPr>
            <w:lang w:val="en-US"/>
          </w:rPr>
          <w:fldChar w:fldCharType="end"/>
        </w:r>
      </w:ins>
    </w:p>
    <w:p w14:paraId="788185FA" w14:textId="08291EE9" w:rsidR="00D70C1D" w:rsidRPr="008C3610" w:rsidRDefault="002907D0" w:rsidP="0032209D">
      <w:pPr>
        <w:pStyle w:val="Heading3"/>
        <w:rPr>
          <w:b w:val="0"/>
          <w:bCs w:val="0"/>
          <w:color w:val="auto"/>
          <w:sz w:val="24"/>
          <w:szCs w:val="24"/>
          <w:lang w:val="en-US"/>
        </w:rPr>
      </w:pPr>
      <w:ins w:id="204" w:author="Sofia Fernandez Lozano" w:date="2025-03-12T21:20:00Z">
        <w:r w:rsidRPr="008C3610">
          <w:rPr>
            <w:b w:val="0"/>
            <w:bCs w:val="0"/>
            <w:color w:val="auto"/>
            <w:sz w:val="24"/>
            <w:szCs w:val="24"/>
            <w:lang w:val="en-US"/>
          </w:rPr>
          <w:t xml:space="preserve">The NLPB and MALF segmentations have </w:t>
        </w:r>
      </w:ins>
      <w:ins w:id="205" w:author="Sofia Fernandez Lozano" w:date="2025-03-12T21:21:00Z">
        <w:r w:rsidRPr="008C3610">
          <w:rPr>
            <w:b w:val="0"/>
            <w:bCs w:val="0"/>
            <w:color w:val="auto"/>
            <w:sz w:val="24"/>
            <w:szCs w:val="24"/>
            <w:lang w:val="en-US"/>
          </w:rPr>
          <w:t>already been validated on their respective presenting manuscripts</w:t>
        </w:r>
      </w:ins>
      <w:ins w:id="206" w:author="Sofia Fernandez Lozano" w:date="2025-03-31T19:44:00Z" w16du:dateUtc="2025-03-31T23:44:00Z">
        <w:r w:rsidR="007D7047" w:rsidRPr="008C3610">
          <w:rPr>
            <w:b w:val="0"/>
            <w:bCs w:val="0"/>
            <w:color w:val="auto"/>
            <w:sz w:val="24"/>
            <w:szCs w:val="24"/>
            <w:lang w:val="en-US"/>
          </w:rPr>
          <w:t xml:space="preserve"> and thus were not included in the validation</w:t>
        </w:r>
      </w:ins>
      <w:ins w:id="207" w:author="Sofia Fernandez Lozano" w:date="2025-03-12T21:21:00Z">
        <w:r w:rsidRPr="008C3610">
          <w:rPr>
            <w:b w:val="0"/>
            <w:bCs w:val="0"/>
            <w:color w:val="auto"/>
            <w:sz w:val="24"/>
            <w:szCs w:val="24"/>
            <w:lang w:val="en-US"/>
          </w:rPr>
          <w:t>.</w:t>
        </w:r>
      </w:ins>
    </w:p>
    <w:p w14:paraId="4EE6B905" w14:textId="77777777" w:rsidR="008C3610" w:rsidRPr="008C3610" w:rsidDel="00A23EAC" w:rsidRDefault="008C3610" w:rsidP="008C3610">
      <w:pPr>
        <w:rPr>
          <w:del w:id="208" w:author="Sofia Fernandez Lozano" w:date="2025-03-31T19:38:00Z" w16du:dateUtc="2025-03-31T23:38:00Z"/>
          <w:lang w:val="en-US"/>
        </w:rPr>
      </w:pPr>
    </w:p>
    <w:p w14:paraId="5116E9F9" w14:textId="40215182" w:rsidR="006D6639" w:rsidRDefault="0066025B" w:rsidP="0032209D">
      <w:pPr>
        <w:pStyle w:val="Heading3"/>
      </w:pPr>
      <w:r>
        <w:t>Application on clinical data</w:t>
      </w:r>
    </w:p>
    <w:p w14:paraId="771AD3B7" w14:textId="2DBF5A45" w:rsidR="006D6639" w:rsidRDefault="0066025B" w:rsidP="00A23993">
      <w:pPr>
        <w:spacing w:line="360" w:lineRule="auto"/>
        <w:jc w:val="both"/>
      </w:pPr>
      <w:r w:rsidRPr="0B4994EC">
        <w:rPr>
          <w:lang w:val="en-US"/>
        </w:rPr>
        <w:t xml:space="preserve">We evaluated the different automatic segmentation techniques by applying them to the baseline data from ADNI. The first comparison was the percentage of failure for the different methods. An expert visually inspected the output of the trained automatic methods and discarded any segmentation that did not pass quality control. For the </w:t>
      </w:r>
      <w:r w:rsidR="001D5149" w:rsidRPr="0B4994EC">
        <w:rPr>
          <w:lang w:val="en-US"/>
        </w:rPr>
        <w:t xml:space="preserve">HC </w:t>
      </w:r>
      <w:r w:rsidRPr="0B4994EC">
        <w:rPr>
          <w:lang w:val="en-US"/>
        </w:rPr>
        <w:t xml:space="preserve">volumes </w:t>
      </w:r>
      <w:r w:rsidR="1F71E646" w:rsidRPr="0B4994EC">
        <w:rPr>
          <w:lang w:val="en-US"/>
        </w:rPr>
        <w:t>from FreeSurfer v</w:t>
      </w:r>
      <w:r w:rsidR="001D5149" w:rsidRPr="0B4994EC">
        <w:rPr>
          <w:lang w:val="en-US"/>
        </w:rPr>
        <w:t xml:space="preserve">ersions </w:t>
      </w:r>
      <w:r w:rsidR="1F71E646" w:rsidRPr="0B4994EC">
        <w:rPr>
          <w:lang w:val="en-US"/>
        </w:rPr>
        <w:t>4.3 &amp; 5.1</w:t>
      </w:r>
      <w:r w:rsidRPr="0B4994EC">
        <w:rPr>
          <w:lang w:val="en-US"/>
        </w:rPr>
        <w:t>, we assumed failure for any missing value</w:t>
      </w:r>
      <w:r w:rsidR="4C7B46C2" w:rsidRPr="0B4994EC">
        <w:rPr>
          <w:lang w:val="en-US"/>
        </w:rPr>
        <w:t xml:space="preserve"> on the </w:t>
      </w:r>
      <w:r w:rsidR="5F971039" w:rsidRPr="0B4994EC">
        <w:rPr>
          <w:lang w:val="en-US"/>
        </w:rPr>
        <w:t xml:space="preserve">UCSF volumes </w:t>
      </w:r>
      <w:r w:rsidR="4C7B46C2" w:rsidRPr="0B4994EC">
        <w:rPr>
          <w:lang w:val="en-US"/>
        </w:rPr>
        <w:t>files reported by ADNI</w:t>
      </w:r>
      <w:r w:rsidRPr="0B4994EC">
        <w:rPr>
          <w:lang w:val="en-US"/>
        </w:rPr>
        <w:t xml:space="preserve">. </w:t>
      </w:r>
    </w:p>
    <w:p w14:paraId="5B3900A6" w14:textId="77777777" w:rsidR="006D6639" w:rsidRDefault="0066025B" w:rsidP="00A23993">
      <w:pPr>
        <w:spacing w:line="360" w:lineRule="auto"/>
        <w:jc w:val="both"/>
      </w:pPr>
      <w:r w:rsidRPr="0B4994EC">
        <w:rPr>
          <w:lang w:val="en-US"/>
        </w:rPr>
        <w:t>We then compared the different methods by evaluating for both HCvol and HVR: 1) the similarity across segmentations, and 2) the sensitivity of the different methods in detecting between-group differences. To measure the similarity between methods we used the Spearman's rank correlation coefficient between the computed hippocampal measures—stratified by clinical label. For the sensitivity comparison, we computed the standardized effect size estimates and their robust confidence intervals (CIs) of the difference between the hippocampal measures between the patients with dementia and the cognitively normal subjects. We used Glass’ 𝛥, where the comparison of the means is standardized only by the control’s group standard deviation:</w:t>
      </w:r>
    </w:p>
    <w:p w14:paraId="34DAD32C" w14:textId="77777777" w:rsidR="006D6639" w:rsidRDefault="0066025B" w:rsidP="00A23993">
      <w:pPr>
        <w:spacing w:line="360" w:lineRule="auto"/>
        <w:jc w:val="both"/>
      </w:pPr>
      <m:oMath>
        <m:r>
          <w:rPr>
            <w:rFonts w:ascii="Cambria Math" w:hAnsi="Cambria Math"/>
          </w:rPr>
          <m:t>Δ=</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CN</m:t>
                </m:r>
              </m:sub>
            </m:sSub>
          </m:num>
          <m:den>
            <m:sSub>
              <m:sSubPr>
                <m:ctrlPr>
                  <w:rPr>
                    <w:rFonts w:ascii="Cambria Math" w:hAnsi="Cambria Math"/>
                  </w:rPr>
                </m:ctrlPr>
              </m:sSubPr>
              <m:e>
                <m:r>
                  <w:rPr>
                    <w:rFonts w:ascii="Cambria Math" w:hAnsi="Cambria Math"/>
                  </w:rPr>
                  <m:t>σ</m:t>
                </m:r>
              </m:e>
              <m:sub>
                <m:r>
                  <w:rPr>
                    <w:rFonts w:ascii="Cambria Math" w:hAnsi="Cambria Math"/>
                  </w:rPr>
                  <m:t>CN</m:t>
                </m:r>
              </m:sub>
            </m:sSub>
          </m:den>
        </m:f>
      </m:oMath>
      <w:r>
        <w:t>.</w:t>
      </w:r>
    </w:p>
    <w:p w14:paraId="49E403EB" w14:textId="4E7D2571" w:rsidR="006D6639" w:rsidRDefault="0066025B" w:rsidP="00A23993">
      <w:pPr>
        <w:spacing w:line="360" w:lineRule="auto"/>
        <w:jc w:val="both"/>
      </w:pPr>
      <w:r>
        <w:t>The CIs were calculated using the bias-corrected-and-accelerated bootstrap method</w:t>
      </w:r>
      <w:r>
        <w:fldChar w:fldCharType="begin"/>
      </w:r>
      <w:ins w:id="209" w:author="Sofia Fernandez Lozano" w:date="2025-03-31T19:46:00Z" w16du:dateUtc="2025-03-31T23:46:00Z">
        <w:r w:rsidR="007D7047">
          <w:instrText xml:space="preserve"> ADDIN ZOTERO_ITEM CSL_CITATION {"citationID":"pSgsUSJ7","properties":{"formattedCitation":"\\super 45\\nosupersub{}","plainCitation":"45","noteIndex":0},"citationItems":[{"id":2183,"uris":["http://zotero.org/users/4196598/items/NLSBJND7"],"itemData":{"id":2183,"type":"article-journal","abstract":"We consider the problem of setting approximate confidence intervals for a single parameter θ in a multiparameter family. The standard approximate intervals based on maximum likelihood theory, , can be quite misleading. In practice, tricks based on transformations, bias corrections, and so forth, are often used to improve their accuracy. The bootstrap confidence intervals discussed in this article automatically incorporate such tricks without requiring the statistician to think them through for each new application, at the price of a considerable increase in computational effort. The new intervals incorporate an improvement over previously suggested methods, which results in second-order correctness in a wide variety of problems. In addition to parametric families, bootstrap intervals are also developed for nonparametric situations.","container-title":"Journal of the American Statistical Association","DOI":"10.1080/01621459.1987.10478410","ISSN":"0162-1459","issue":"397","note":"publisher: Taylor &amp; Francis\n_eprint: https://www.tandfonline.com/doi/pdf/10.1080/01621459.1987.10478410","page":"171-185","source":"Taylor and Francis+NEJM","title":"Better Bootstrap Confidence Intervals","volume":"82","author":[{"family":"Efron","given":"Bradley"}],"issued":{"date-parts":[["1987",3,1]]}}}],"schema":"https://github.com/citation-style-language/schema/raw/master/csl-citation.json"} </w:instrText>
        </w:r>
      </w:ins>
      <w:del w:id="210" w:author="Sofia Fernandez Lozano" w:date="2024-12-12T15:01:00Z" w16du:dateUtc="2024-12-12T21:01:00Z">
        <w:r w:rsidR="0080169C" w:rsidDel="0078320C">
          <w:delInstrText xml:space="preserve"> ADDIN ZOTERO_ITEM CSL_CITATION {"citationID":"pSgsUSJ7","properties":{"formattedCitation":"\\super 42\\nosupersub{}","plainCitation":"42","noteIndex":0},"citationItems":[{"id":2183,"uris":["http://zotero.org/users/4196598/items/NLSBJND7"],"itemData":{"id":2183,"type":"article-journal","abstract":"We consider the problem of setting approximate confidence intervals for a single parameter θ in a multiparameter family. The standard approximate intervals based on maximum likelihood theory, , can be quite misleading. In practice, tricks based on transformations, bias corrections, and so forth, are often used to improve their accuracy. The bootstrap confidence intervals discussed in this article automatically incorporate such tricks without requiring the statistician to think them through for each new application, at the price of a considerable increase in computational effort. The new intervals incorporate an improvement over previously suggested methods, which results in second-order correctness in a wide variety of problems. In addition to parametric families, bootstrap intervals are also developed for nonparametric situations.","container-title":"Journal of the American Statistical Association","DOI":"10.1080/01621459.1987.10478410","ISSN":"0162-1459","issue":"397","note":"publisher: Taylor &amp; Francis\n_eprint: https://www.tandfonline.com/doi/pdf/10.1080/01621459.1987.10478410","page":"171-185","source":"Taylor and Francis+NEJM","title":"Better Bootstrap Confidence Intervals","volume":"82","author":[{"family":"Efron","given":"Bradley"}],"issued":{"date-parts":[["1987",3,1]]}}}],"schema":"https://github.com/citation-style-language/schema/raw/master/csl-citation.json"} </w:delInstrText>
        </w:r>
      </w:del>
      <w:r>
        <w:fldChar w:fldCharType="separate"/>
      </w:r>
      <w:ins w:id="211" w:author="Sofia Fernandez Lozano" w:date="2025-03-31T19:46:00Z" w16du:dateUtc="2025-03-31T23:46:00Z">
        <w:r w:rsidR="007D7047" w:rsidRPr="007D7047">
          <w:rPr>
            <w:vertAlign w:val="superscript"/>
          </w:rPr>
          <w:t>45</w:t>
        </w:r>
      </w:ins>
      <w:del w:id="212" w:author="Sofia Fernandez Lozano" w:date="2025-03-12T21:49:00Z" w16du:dateUtc="2025-03-13T01:49:00Z">
        <w:r w:rsidR="0080169C" w:rsidRPr="0080169C" w:rsidDel="00A42683">
          <w:rPr>
            <w:vertAlign w:val="superscript"/>
          </w:rPr>
          <w:delText>42</w:delText>
        </w:r>
      </w:del>
      <w:r>
        <w:fldChar w:fldCharType="end"/>
      </w:r>
      <w:r>
        <w:t xml:space="preserve"> with the default setting of 2,000 resamples. </w:t>
      </w:r>
    </w:p>
    <w:p w14:paraId="4B772C68" w14:textId="7AFAD720" w:rsidR="006D6639" w:rsidRDefault="0066025B" w:rsidP="0032209D">
      <w:pPr>
        <w:pStyle w:val="Heading2"/>
      </w:pPr>
      <w:bookmarkStart w:id="213" w:name="_894ymjrx9xxy"/>
      <w:bookmarkEnd w:id="213"/>
      <w:r>
        <w:t xml:space="preserve">Associations </w:t>
      </w:r>
      <w:r w:rsidR="6EE5063E">
        <w:t xml:space="preserve">of hippocampal volumetrics </w:t>
      </w:r>
      <w:r>
        <w:t xml:space="preserve">with age, </w:t>
      </w:r>
      <w:r w:rsidR="00654E22">
        <w:t>memory,</w:t>
      </w:r>
      <w:r>
        <w:t xml:space="preserve"> and </w:t>
      </w:r>
      <w:r w:rsidR="2853105B">
        <w:t xml:space="preserve">global </w:t>
      </w:r>
      <w:r>
        <w:t>cognition</w:t>
      </w:r>
    </w:p>
    <w:p w14:paraId="35EF6A0C" w14:textId="1C4FD6CB" w:rsidR="006D6639" w:rsidRDefault="0066025B" w:rsidP="00A23993">
      <w:pPr>
        <w:spacing w:line="360" w:lineRule="auto"/>
        <w:jc w:val="both"/>
      </w:pPr>
      <w:r w:rsidRPr="0B4994EC">
        <w:rPr>
          <w:lang w:val="en-US"/>
        </w:rPr>
        <w:t xml:space="preserve">We also measured the associations of the HCvol and HVR obtained from the automatic segmentation methods with age, memory and </w:t>
      </w:r>
      <w:r w:rsidR="639D3F7E" w:rsidRPr="0B4994EC">
        <w:rPr>
          <w:lang w:val="en-US"/>
        </w:rPr>
        <w:t xml:space="preserve">global </w:t>
      </w:r>
      <w:r w:rsidRPr="0B4994EC">
        <w:rPr>
          <w:lang w:val="en-US"/>
        </w:rPr>
        <w:t>cognition using Spearman’s rank correlation coefficients</w:t>
      </w:r>
      <w:r w:rsidR="00404376" w:rsidRPr="0B4994EC">
        <w:rPr>
          <w:lang w:val="en-US"/>
        </w:rPr>
        <w:t>, given the non-</w:t>
      </w:r>
      <w:r w:rsidR="00784755" w:rsidRPr="0B4994EC">
        <w:rPr>
          <w:lang w:val="en-US"/>
        </w:rPr>
        <w:t xml:space="preserve">Gaussian </w:t>
      </w:r>
      <w:r w:rsidR="00404376" w:rsidRPr="0B4994EC">
        <w:rPr>
          <w:lang w:val="en-US"/>
        </w:rPr>
        <w:t>distribution of the data</w:t>
      </w:r>
      <w:r w:rsidRPr="0B4994EC">
        <w:rPr>
          <w:lang w:val="en-US"/>
        </w:rPr>
        <w:t xml:space="preserve">. To test the hypothesis that HVR would better associate with these covariates than HCvol, we used single-tailed permutation tests on the difference between the correlation coefficients of these two hippocampal measures. </w:t>
      </w:r>
      <w:ins w:id="214" w:author="Sofia Fernandez Lozano" w:date="2025-04-05T16:42:00Z" w16du:dateUtc="2025-04-05T20:42:00Z">
        <w:r w:rsidR="00700833">
          <w:rPr>
            <w:lang w:val="en-US"/>
          </w:rPr>
          <w:t>These tests were conducted independently for each segmentation method (MALF, NLPN, CNN, and FreeSurfer v6.0), stratified by c</w:t>
        </w:r>
      </w:ins>
      <w:ins w:id="215" w:author="Sofia Fernandez Lozano" w:date="2025-04-05T16:43:00Z" w16du:dateUtc="2025-04-05T20:43:00Z">
        <w:r w:rsidR="00700833">
          <w:rPr>
            <w:lang w:val="en-US"/>
          </w:rPr>
          <w:t>linical group (CH, MCI, and AD), and separately for each covariate (age, memory, and global cognition). Additionaly, we performed a cross-method comparison of</w:t>
        </w:r>
      </w:ins>
      <w:ins w:id="216" w:author="Sofia Fernandez Lozano" w:date="2025-04-05T16:44:00Z" w16du:dateUtc="2025-04-05T20:44:00Z">
        <w:r w:rsidR="00700833">
          <w:rPr>
            <w:lang w:val="en-US"/>
          </w:rPr>
          <w:t xml:space="preserve"> HVR calculated with our trained CNN and FreeSurfer. </w:t>
        </w:r>
      </w:ins>
      <w:r w:rsidRPr="0B4994EC">
        <w:rPr>
          <w:lang w:val="en-US"/>
        </w:rPr>
        <w:t>The permutation tests were run with 10,000 repetitions each. The p-values for the correlations and the permutation tests were adjusted</w:t>
      </w:r>
      <w:del w:id="217" w:author="Sofia Fernandez Lozano" w:date="2025-03-31T19:45:00Z" w16du:dateUtc="2025-03-31T23:45:00Z">
        <w:r w:rsidRPr="0B4994EC" w:rsidDel="007D7047">
          <w:rPr>
            <w:lang w:val="en-US"/>
          </w:rPr>
          <w:delText xml:space="preserve"> </w:delText>
        </w:r>
      </w:del>
      <w:ins w:id="218" w:author="Sofia Fernandez Lozano" w:date="2025-03-31T19:45:00Z" w16du:dateUtc="2025-03-31T23:45:00Z">
        <w:r w:rsidR="007D7047">
          <w:rPr>
            <w:lang w:val="en-US"/>
          </w:rPr>
          <w:t xml:space="preserve"> for FDR using the Benjamini &amp; Hochberg procedure</w:t>
        </w:r>
      </w:ins>
      <w:del w:id="219" w:author="Sofia Fernandez Lozano" w:date="2025-03-31T19:45:00Z" w16du:dateUtc="2025-03-31T23:45:00Z">
        <w:r w:rsidRPr="0B4994EC" w:rsidDel="007D7047">
          <w:rPr>
            <w:lang w:val="en-US"/>
          </w:rPr>
          <w:delText>using the Bonferroni correction for multiple comparisons</w:delText>
        </w:r>
      </w:del>
      <w:r w:rsidRPr="0B4994EC">
        <w:rPr>
          <w:lang w:val="en-US"/>
        </w:rPr>
        <w:t>.</w:t>
      </w:r>
      <w:ins w:id="220" w:author="Sofia Fernandez Lozano" w:date="2025-03-31T19:45:00Z" w16du:dateUtc="2025-03-31T23:45:00Z">
        <w:r w:rsidR="007D7047">
          <w:rPr>
            <w:lang w:val="en-US"/>
          </w:rPr>
          <w:fldChar w:fldCharType="begin"/>
        </w:r>
      </w:ins>
      <w:ins w:id="221" w:author="Sofia Fernandez Lozano" w:date="2025-03-31T19:46:00Z" w16du:dateUtc="2025-03-31T23:46:00Z">
        <w:r w:rsidR="007D7047">
          <w:rPr>
            <w:lang w:val="en-US"/>
          </w:rPr>
          <w:instrText xml:space="preserve"> ADDIN ZOTERO_ITEM CSL_CITATION {"citationID":"a2n3gd39ctl","properties":{"formattedCitation":"\\super 44\\nosupersub{}","plainCitation":"44","noteIndex":0},"citationItems":[{"id":2779,"uris":["http://zotero.org/users/4196598/items/RMUNF3GF"],"itemData":{"id":2779,"type":"article-journal","abstract":"Benjamini and Hochberg suggest that the false discovery rate may be the appropriate error rate to control in many applied multiple testing problems. A simple procedure was given there as an FDR controlling procedure for independent test statistics and was shown to be much more powerful than comparable procedures which control the traditional familywise error rate. We prove that this same procedure also controls the false discovery rate when the test statistics have positive regression dependency on each of the test statistics corresponding to the true null hypotheses. This condition for positive dependency is general enough to cover many problems of practical interest, including the comparisons of many treatments with a single control, multivariate normal test statistics with positive correlation matrix and multivariate $t$. Furthermore, the test statistics may be discrete, and the tested hypotheses composite without posing special difficulties. For all other forms of dependency, a simple conservative modification of the procedure controls the false discovery rate. Thus the range of problems for which a procedure with proven FDR control can be offered is greatly increased.","container-title":"The Annals of Statistics","DOI":"10.1214/aos/1013699998","ISSN":"0090-5364, 2168-8966","issue":"4","note":"publisher: Institute of Mathematical Statistics","page":"1165-1188","source":"Project Euclid","title":"The control of the false discovery rate in multiple testing under dependency","volume":"29","author":[{"family":"Benjamini","given":"Yoav"},{"family":"Yekutieli","given":"Daniel"}],"issued":{"date-parts":[["2001",8]]}}}],"schema":"https://github.com/citation-style-language/schema/raw/master/csl-citation.json"} </w:instrText>
        </w:r>
      </w:ins>
      <w:r w:rsidR="007D7047">
        <w:rPr>
          <w:lang w:val="en-US"/>
        </w:rPr>
        <w:fldChar w:fldCharType="separate"/>
      </w:r>
      <w:ins w:id="222" w:author="Sofia Fernandez Lozano" w:date="2025-03-31T19:46:00Z" w16du:dateUtc="2025-03-31T23:46:00Z">
        <w:r w:rsidR="007D7047" w:rsidRPr="007D7047">
          <w:rPr>
            <w:vertAlign w:val="superscript"/>
          </w:rPr>
          <w:t>44</w:t>
        </w:r>
      </w:ins>
      <w:ins w:id="223" w:author="Sofia Fernandez Lozano" w:date="2025-03-31T19:45:00Z" w16du:dateUtc="2025-03-31T23:45:00Z">
        <w:r w:rsidR="007D7047">
          <w:rPr>
            <w:lang w:val="en-US"/>
          </w:rPr>
          <w:fldChar w:fldCharType="end"/>
        </w:r>
      </w:ins>
    </w:p>
    <w:p w14:paraId="3CC42726" w14:textId="65E85B6E" w:rsidR="006D6639" w:rsidRDefault="007E4E8E" w:rsidP="0032209D">
      <w:pPr>
        <w:pStyle w:val="Heading2"/>
      </w:pPr>
      <w:bookmarkStart w:id="224" w:name="_h42zcktaa6ia"/>
      <w:bookmarkEnd w:id="224"/>
      <w:r>
        <w:t>Statistical analys</w:t>
      </w:r>
      <w:r w:rsidR="00106608">
        <w:t>es</w:t>
      </w:r>
      <w:ins w:id="225" w:author="Sofia Fernandez Lozano" w:date="2024-12-16T15:36:00Z" w16du:dateUtc="2024-12-16T21:36:00Z">
        <w:r w:rsidR="008A4BD6">
          <w:t xml:space="preserve"> and code availability</w:t>
        </w:r>
      </w:ins>
    </w:p>
    <w:p w14:paraId="34DB1514" w14:textId="49BFCD24" w:rsidR="00106608" w:rsidRDefault="00106608" w:rsidP="00106608">
      <w:pPr>
        <w:spacing w:line="360" w:lineRule="auto"/>
        <w:rPr>
          <w:ins w:id="226" w:author="Sofia Fernandez Lozano" w:date="2024-12-16T15:36:00Z" w16du:dateUtc="2024-12-16T21:36:00Z"/>
          <w:lang w:val="en-US"/>
        </w:rPr>
      </w:pPr>
      <w:r w:rsidRPr="0B4994EC">
        <w:rPr>
          <w:lang w:val="en-US"/>
        </w:rPr>
        <w:t xml:space="preserve">All of the statistical analyses were done using R version 4.2.2. We used </w:t>
      </w:r>
      <w:ins w:id="227" w:author="Sofia Fernandez Lozano" w:date="2025-03-12T21:48:00Z" w16du:dateUtc="2025-03-13T01:48:00Z">
        <w:r w:rsidR="00A42683">
          <w:rPr>
            <w:lang w:val="en-US"/>
          </w:rPr>
          <w:t>the WRS2 package</w:t>
        </w:r>
      </w:ins>
      <w:ins w:id="228" w:author="Sofia Fernandez Lozano" w:date="2025-03-12T21:49:00Z" w16du:dateUtc="2025-03-13T01:49:00Z">
        <w:r w:rsidR="00A42683">
          <w:rPr>
            <w:lang w:val="en-US"/>
          </w:rPr>
          <w:fldChar w:fldCharType="begin"/>
        </w:r>
        <w:r w:rsidR="00A42683">
          <w:rPr>
            <w:lang w:val="en-US"/>
          </w:rPr>
          <w:instrText xml:space="preserve"> ADDIN ZOTERO_ITEM CSL_CITATION {"citationID":"atval1maub","properties":{"formattedCitation":"\\super 43\\nosupersub{}","plainCitation":"43","noteIndex":0},"citationItems":[{"id":2777,"uris":["http://zotero.org/users/4196598/items/8JSXIBL2"],"itemData":{"id":2777,"type":"article-journal","abstract":"This paper introduces the R package WRS2 that implements various robust statistical methods. It elaborates on the basics of robust statistics by introducing robust location, dispersion, and correlation measures. The location and dispersion measures are then used in robust variants of independent and dependent samples t tests and ANOVA, including between-within subject designs and quantile ANOVA. Further, robust ANCOVA as well as robust mediation models are introduced. The paper targets applied researchers; it is therefore kept rather non-technical and written in a tutorial style. Special emphasis is placed on applications in the social and behavioral sciences and illustrations of how to perform corresponding robust analyses in R. The R code for reproducing the results in the paper is given in the Supplementary Materials.","container-title":"Behavior Research Methods","DOI":"10.3758/s13428-019-01246-w","ISSN":"1554-3528","issue":"2","journalAbbreviation":"Behav Res","language":"en","page":"464-488","source":"Springer Link","title":"Robust statistical methods in R using the WRS2 package","volume":"52","author":[{"family":"Mair","given":"Patrick"},{"family":"Wilcox","given":"Rand"}],"issued":{"date-parts":[["2020",4,1]]}}}],"schema":"https://github.com/citation-style-language/schema/raw/master/csl-citation.json"} </w:instrText>
        </w:r>
      </w:ins>
      <w:r w:rsidR="00A42683">
        <w:rPr>
          <w:lang w:val="en-US"/>
        </w:rPr>
        <w:fldChar w:fldCharType="separate"/>
      </w:r>
      <w:ins w:id="229" w:author="Sofia Fernandez Lozano" w:date="2025-03-12T21:49:00Z" w16du:dateUtc="2025-03-13T01:49:00Z">
        <w:r w:rsidR="00A42683" w:rsidRPr="00A42683">
          <w:rPr>
            <w:vertAlign w:val="superscript"/>
          </w:rPr>
          <w:t>43</w:t>
        </w:r>
        <w:r w:rsidR="00A42683">
          <w:rPr>
            <w:lang w:val="en-US"/>
          </w:rPr>
          <w:fldChar w:fldCharType="end"/>
        </w:r>
        <w:r w:rsidR="00A42683">
          <w:rPr>
            <w:lang w:val="en-US"/>
          </w:rPr>
          <w:t xml:space="preserve"> for the robust ANOVA and post hoc analyses and </w:t>
        </w:r>
      </w:ins>
      <w:r w:rsidRPr="0B4994EC">
        <w:rPr>
          <w:lang w:val="en-US"/>
        </w:rPr>
        <w:t>the BootES package</w:t>
      </w:r>
      <w:r>
        <w:fldChar w:fldCharType="begin"/>
      </w:r>
      <w:ins w:id="230" w:author="Sofia Fernandez Lozano" w:date="2025-03-31T19:46:00Z" w16du:dateUtc="2025-03-31T23:46:00Z">
        <w:r w:rsidR="007D7047">
          <w:instrText xml:space="preserve"> ADDIN ZOTERO_ITEM CSL_CITATION {"citationID":"Gfow9abQ","properties":{"formattedCitation":"\\super 46\\nosupersub{}","plainCitation":"46","noteIndex":0},"citationItems":[{"id":2321,"uris":["http://zotero.org/users/4196598/items/XH7F7EQZ"],"itemData":{"id":2321,"type":"article-journal","abstract":"Bootstrap Effect Sizes (bootES; Gerlanc &amp; Kirby, 2012) is a free, open-source software package for R (R Development Core Team, 2012), which is a language and environment for statistical computing. BootES computes both unstandardized and standardized effect sizes (such as Cohen’s d, Hedges’s g, and Pearson’s r) and makes easily available for the first time the computation of their bootstrap confidence intervals (CIs). In this article, we illustrate how to use bootES to find effect sizes for contrasts in between-subjects, within-subjects, and mixed factorial designs and to find bootstrap CIs for correlations and differences between correlations. An appendix gives a brief introduction to R that will allow readers to use bootES without having prior knowledge of R.","container-title":"Behavior Research Methods","DOI":"10.3758/s13428-013-0330-5","ISSN":"1554-3528","issue":"4","journalAbbreviation":"Behav Res","language":"en","page":"905-927","source":"Springer Link","title":"BootES: An R package for bootstrap confidence intervals on effect sizes","title-short":"BootES","volume":"45","author":[{"family":"Kirby","given":"Kris N."},{"family":"Gerlanc","given":"Daniel"}],"issued":{"date-parts":[["2013",12,1]]}}}],"schema":"https://github.com/citation-style-language/schema/raw/master/csl-citation.json"} </w:instrText>
        </w:r>
      </w:ins>
      <w:del w:id="231" w:author="Sofia Fernandez Lozano" w:date="2024-12-12T15:01:00Z" w16du:dateUtc="2024-12-12T21:01:00Z">
        <w:r w:rsidR="0080169C" w:rsidDel="0078320C">
          <w:delInstrText xml:space="preserve"> ADDIN ZOTERO_ITEM CSL_CITATION {"citationID":"Gfow9abQ","properties":{"formattedCitation":"\\super 43\\nosupersub{}","plainCitation":"43","noteIndex":0},"citationItems":[{"id":2321,"uris":["http://zotero.org/users/4196598/items/XH7F7EQZ"],"itemData":{"id":2321,"type":"article-journal","abstract":"Bootstrap Effect Sizes (bootES; Gerlanc &amp; Kirby, 2012) is a free, open-source software package for R (R Development Core Team, 2012), which is a language and environment for statistical computing. BootES computes both unstandardized and standardized effect sizes (such as Cohen’s d, Hedges’s g, and Pearson’s r) and makes easily available for the first time the computation of their bootstrap confidence intervals (CIs). In this article, we illustrate how to use bootES to find effect sizes for contrasts in between-subjects, within-subjects, and mixed factorial designs and to find bootstrap CIs for correlations and differences between correlations. An appendix gives a brief introduction to R that will allow readers to use bootES without having prior knowledge of R.","container-title":"Behavior Research Methods","DOI":"10.3758/s13428-013-0330-5","ISSN":"1554-3528","issue":"4","journalAbbreviation":"Behav Res","language":"en","page":"905-927","source":"Springer Link","title":"BootES: An R package for bootstrap confidence intervals on effect sizes","title-short":"BootES","volume":"45","author":[{"family":"Kirby","given":"Kris N."},{"family":"Gerlanc","given":"Daniel"}],"issued":{"date-parts":[["2013",12,1]]}}}],"schema":"https://github.com/citation-style-language/schema/raw/master/csl-citation.json"} </w:delInstrText>
        </w:r>
      </w:del>
      <w:r>
        <w:fldChar w:fldCharType="separate"/>
      </w:r>
      <w:ins w:id="232" w:author="Sofia Fernandez Lozano" w:date="2025-03-31T19:46:00Z" w16du:dateUtc="2025-03-31T23:46:00Z">
        <w:r w:rsidR="007D7047" w:rsidRPr="007D7047">
          <w:rPr>
            <w:vertAlign w:val="superscript"/>
          </w:rPr>
          <w:t>46</w:t>
        </w:r>
      </w:ins>
      <w:del w:id="233" w:author="Sofia Fernandez Lozano" w:date="2025-03-12T21:49:00Z" w16du:dateUtc="2025-03-13T01:49:00Z">
        <w:r w:rsidR="0080169C" w:rsidRPr="0080169C" w:rsidDel="00A42683">
          <w:rPr>
            <w:vertAlign w:val="superscript"/>
          </w:rPr>
          <w:delText>43</w:delText>
        </w:r>
      </w:del>
      <w:r>
        <w:fldChar w:fldCharType="end"/>
      </w:r>
      <w:r w:rsidRPr="0B4994EC">
        <w:rPr>
          <w:lang w:val="en-US"/>
        </w:rPr>
        <w:t xml:space="preserve"> to calculate the effect size estimates and their CIs. All code required to reproduce the analyses is available on GitHub: </w:t>
      </w:r>
      <w:ins w:id="234" w:author="Sofia Fernandez Lozano" w:date="2024-12-16T15:36:00Z" w16du:dateUtc="2024-12-16T21:36:00Z">
        <w:r w:rsidR="008A4BD6">
          <w:rPr>
            <w:lang w:val="en-US"/>
          </w:rPr>
          <w:fldChar w:fldCharType="begin"/>
        </w:r>
        <w:r w:rsidR="008A4BD6">
          <w:rPr>
            <w:lang w:val="en-US"/>
          </w:rPr>
          <w:instrText>HYPERLINK "</w:instrText>
        </w:r>
      </w:ins>
      <w:r w:rsidR="008A4BD6" w:rsidRPr="0B4994EC">
        <w:rPr>
          <w:lang w:val="en-US"/>
        </w:rPr>
        <w:instrText>https://github.com/soffiafdz/hvr_validation</w:instrText>
      </w:r>
      <w:ins w:id="235" w:author="Sofia Fernandez Lozano" w:date="2024-12-16T15:36:00Z" w16du:dateUtc="2024-12-16T21:36:00Z">
        <w:r w:rsidR="008A4BD6">
          <w:rPr>
            <w:lang w:val="en-US"/>
          </w:rPr>
          <w:instrText>"</w:instrText>
        </w:r>
        <w:r w:rsidR="008A4BD6">
          <w:rPr>
            <w:lang w:val="en-US"/>
          </w:rPr>
        </w:r>
        <w:r w:rsidR="008A4BD6">
          <w:rPr>
            <w:lang w:val="en-US"/>
          </w:rPr>
          <w:fldChar w:fldCharType="separate"/>
        </w:r>
      </w:ins>
      <w:r w:rsidR="008A4BD6" w:rsidRPr="00480B48">
        <w:rPr>
          <w:rStyle w:val="Hyperlink"/>
          <w:lang w:val="en-US"/>
        </w:rPr>
        <w:t>https://github.com/soffiafdz/hvr_validation</w:t>
      </w:r>
      <w:ins w:id="236" w:author="Sofia Fernandez Lozano" w:date="2024-12-16T15:36:00Z" w16du:dateUtc="2024-12-16T21:36:00Z">
        <w:r w:rsidR="008A4BD6">
          <w:rPr>
            <w:lang w:val="en-US"/>
          </w:rPr>
          <w:fldChar w:fldCharType="end"/>
        </w:r>
      </w:ins>
      <w:r w:rsidRPr="0B4994EC">
        <w:rPr>
          <w:lang w:val="en-US"/>
        </w:rPr>
        <w:t>.</w:t>
      </w:r>
      <w:ins w:id="237" w:author="Sofia Fernandez Lozano" w:date="2024-12-16T15:36:00Z" w16du:dateUtc="2024-12-16T21:36:00Z">
        <w:r w:rsidR="008A4BD6">
          <w:rPr>
            <w:lang w:val="en-US"/>
          </w:rPr>
          <w:t xml:space="preserve"> </w:t>
        </w:r>
      </w:ins>
    </w:p>
    <w:p w14:paraId="52B8F972" w14:textId="18AE13BD" w:rsidR="006D6639" w:rsidRDefault="008A4BD6" w:rsidP="7B23371C">
      <w:pPr>
        <w:spacing w:line="360" w:lineRule="auto"/>
      </w:pPr>
      <w:ins w:id="238" w:author="Sofia Fernandez Lozano" w:date="2024-12-16T15:37:00Z">
        <w:r w:rsidRPr="7B23371C">
          <w:rPr>
            <w:lang w:val="en-US"/>
          </w:rPr>
          <w:t>To facilitate adoption, we developed a Docker container for the CNN-based segmentation model. The toolbox</w:t>
        </w:r>
      </w:ins>
      <w:ins w:id="239" w:author="Sofia Fernandez Lozano" w:date="2025-03-12T16:40:00Z" w16du:dateUtc="2025-03-12T20:40:00Z">
        <w:r w:rsidR="00E26E6E">
          <w:rPr>
            <w:lang w:val="en-US"/>
          </w:rPr>
          <w:t>,</w:t>
        </w:r>
      </w:ins>
      <w:ins w:id="240" w:author="Sofia Fernandez Lozano" w:date="2024-12-16T15:37:00Z">
        <w:r w:rsidRPr="7B23371C">
          <w:rPr>
            <w:lang w:val="en-US"/>
          </w:rPr>
          <w:t xml:space="preserve"> </w:t>
        </w:r>
      </w:ins>
      <w:ins w:id="241" w:author="Sofia Fernandez Lozano" w:date="2024-12-16T15:38:00Z">
        <w:r w:rsidRPr="7B23371C">
          <w:rPr>
            <w:lang w:val="en-US"/>
          </w:rPr>
          <w:t xml:space="preserve">along with a detailed tutorial and example code, </w:t>
        </w:r>
      </w:ins>
      <w:ins w:id="242" w:author="Sofia Fernandez Lozano" w:date="2024-12-16T15:37:00Z">
        <w:r w:rsidRPr="7B23371C">
          <w:rPr>
            <w:lang w:val="en-US"/>
          </w:rPr>
          <w:t>enabling researchers to replicate our methodology and compute HVR in their datasets</w:t>
        </w:r>
      </w:ins>
      <w:ins w:id="243" w:author="Sofia Fernandez Lozano" w:date="2025-03-12T16:40:00Z" w16du:dateUtc="2025-03-12T20:40:00Z">
        <w:r w:rsidR="00E26E6E">
          <w:rPr>
            <w:lang w:val="en-US"/>
          </w:rPr>
          <w:t>,</w:t>
        </w:r>
      </w:ins>
      <w:ins w:id="244" w:author="Sofia Fernandez Lozano" w:date="2024-12-16T15:37:00Z">
        <w:r w:rsidRPr="7B23371C">
          <w:rPr>
            <w:lang w:val="en-US"/>
          </w:rPr>
          <w:t xml:space="preserve"> is accessible at</w:t>
        </w:r>
      </w:ins>
      <w:ins w:id="245" w:author="Sofia Fernandez Lozano" w:date="2025-03-12T16:40:00Z" w16du:dateUtc="2025-03-12T20:40:00Z">
        <w:r w:rsidR="00E26E6E">
          <w:rPr>
            <w:lang w:val="en-US"/>
          </w:rPr>
          <w:t xml:space="preserve">: </w:t>
        </w:r>
        <w:r w:rsidR="00E26E6E" w:rsidRPr="00E26E6E">
          <w:rPr>
            <w:lang w:val="en-US"/>
          </w:rPr>
          <w:t>https://hub.docker.com/repository/docker/soffiafdz/hvr_cnn</w:t>
        </w:r>
      </w:ins>
      <w:ins w:id="246" w:author="Sofia Fernandez Lozano" w:date="2024-12-16T15:37:00Z">
        <w:r w:rsidRPr="7B23371C">
          <w:rPr>
            <w:lang w:val="en-US"/>
          </w:rPr>
          <w:t>.</w:t>
        </w:r>
      </w:ins>
    </w:p>
    <w:p w14:paraId="1D4679C3" w14:textId="23BEA181" w:rsidR="006D6639" w:rsidRDefault="0066025B" w:rsidP="0032209D">
      <w:pPr>
        <w:pStyle w:val="Heading1"/>
      </w:pPr>
      <w:bookmarkStart w:id="247" w:name="_pto05d3048e0"/>
      <w:bookmarkEnd w:id="247"/>
      <w:r>
        <w:t>Results</w:t>
      </w:r>
    </w:p>
    <w:p w14:paraId="33B9DE2B" w14:textId="63967612" w:rsidR="006D6639" w:rsidRDefault="0066025B" w:rsidP="00A23993">
      <w:pPr>
        <w:spacing w:line="360" w:lineRule="auto"/>
        <w:jc w:val="both"/>
      </w:pPr>
      <w:r w:rsidRPr="0B4994EC">
        <w:rPr>
          <w:lang w:val="en-US"/>
        </w:rPr>
        <w:t>Our sample consisted of 1,</w:t>
      </w:r>
      <w:r w:rsidR="00141F10" w:rsidRPr="0B4994EC">
        <w:rPr>
          <w:lang w:val="en-US"/>
        </w:rPr>
        <w:t>641</w:t>
      </w:r>
      <w:r w:rsidR="00B579CB" w:rsidRPr="0B4994EC">
        <w:rPr>
          <w:lang w:val="en-US"/>
        </w:rPr>
        <w:t xml:space="preserve"> participants</w:t>
      </w:r>
      <w:r w:rsidRPr="0B4994EC">
        <w:rPr>
          <w:lang w:val="en-US"/>
        </w:rPr>
        <w:t xml:space="preserve"> </w:t>
      </w:r>
      <w:r w:rsidR="001F5820" w:rsidRPr="0B4994EC">
        <w:rPr>
          <w:lang w:val="en-US"/>
        </w:rPr>
        <w:t xml:space="preserve">in </w:t>
      </w:r>
      <w:r w:rsidRPr="0B4994EC">
        <w:rPr>
          <w:lang w:val="en-US"/>
        </w:rPr>
        <w:t>ADNI-1, ADNI-Go and ADNI 2</w:t>
      </w:r>
      <w:r w:rsidR="001F5820" w:rsidRPr="0B4994EC">
        <w:rPr>
          <w:lang w:val="en-US"/>
        </w:rPr>
        <w:t>:</w:t>
      </w:r>
      <w:r w:rsidRPr="0B4994EC">
        <w:rPr>
          <w:lang w:val="en-US"/>
        </w:rPr>
        <w:t xml:space="preserve"> </w:t>
      </w:r>
      <w:r w:rsidR="00141F10" w:rsidRPr="0B4994EC">
        <w:rPr>
          <w:lang w:val="en-US"/>
        </w:rPr>
        <w:t>501</w:t>
      </w:r>
      <w:r w:rsidRPr="0B4994EC">
        <w:rPr>
          <w:lang w:val="en-US"/>
        </w:rPr>
        <w:t xml:space="preserve"> </w:t>
      </w:r>
      <w:del w:id="248" w:author="Sofia Fernandez Lozano" w:date="2025-03-12T20:50:00Z" w16du:dateUtc="2025-03-13T00:50:00Z">
        <w:r w:rsidRPr="0B4994EC">
          <w:rPr>
            <w:lang w:val="en-US"/>
          </w:rPr>
          <w:delText xml:space="preserve">cognitively </w:delText>
        </w:r>
        <w:r w:rsidR="001F5820" w:rsidRPr="0B4994EC">
          <w:rPr>
            <w:lang w:val="en-US"/>
          </w:rPr>
          <w:delText>healthy</w:delText>
        </w:r>
      </w:del>
      <w:ins w:id="249" w:author="Sofia Fernandez Lozano" w:date="2025-03-12T20:50:00Z" w16du:dateUtc="2025-03-13T00:50:00Z">
        <w:r w:rsidR="00D301E0">
          <w:rPr>
            <w:lang w:val="en-US"/>
          </w:rPr>
          <w:t>CH</w:t>
        </w:r>
      </w:ins>
      <w:r w:rsidR="001F5820" w:rsidRPr="0B4994EC">
        <w:rPr>
          <w:lang w:val="en-US"/>
        </w:rPr>
        <w:t xml:space="preserve"> </w:t>
      </w:r>
      <w:r w:rsidRPr="0B4994EC">
        <w:rPr>
          <w:lang w:val="en-US"/>
        </w:rPr>
        <w:t xml:space="preserve">participants </w:t>
      </w:r>
      <w:del w:id="250" w:author="Sofia Fernandez Lozano" w:date="2025-03-12T20:50:00Z" w16du:dateUtc="2025-03-13T00:50:00Z">
        <w:r w:rsidRPr="0B4994EC">
          <w:rPr>
            <w:lang w:val="en-US"/>
          </w:rPr>
          <w:delText>(C</w:delText>
        </w:r>
        <w:r w:rsidR="001F5820" w:rsidRPr="0B4994EC">
          <w:rPr>
            <w:lang w:val="en-US"/>
          </w:rPr>
          <w:delText>H</w:delText>
        </w:r>
        <w:r w:rsidRPr="0B4994EC">
          <w:rPr>
            <w:lang w:val="en-US"/>
          </w:rPr>
          <w:delText>)</w:delText>
        </w:r>
      </w:del>
      <w:r w:rsidRPr="0B4994EC">
        <w:rPr>
          <w:lang w:val="en-US"/>
        </w:rPr>
        <w:t xml:space="preserve">, </w:t>
      </w:r>
      <w:r w:rsidR="00141F10" w:rsidRPr="0B4994EC">
        <w:rPr>
          <w:lang w:val="en-US"/>
        </w:rPr>
        <w:t>819</w:t>
      </w:r>
      <w:r w:rsidRPr="0B4994EC">
        <w:rPr>
          <w:lang w:val="en-US"/>
        </w:rPr>
        <w:t xml:space="preserve"> </w:t>
      </w:r>
      <w:r w:rsidR="001F5820" w:rsidRPr="0B4994EC">
        <w:rPr>
          <w:lang w:val="en-US"/>
        </w:rPr>
        <w:t xml:space="preserve">individuals </w:t>
      </w:r>
      <w:r w:rsidRPr="0B4994EC">
        <w:rPr>
          <w:lang w:val="en-US"/>
        </w:rPr>
        <w:t xml:space="preserve">with MCI and </w:t>
      </w:r>
      <w:r w:rsidR="00141F10" w:rsidRPr="0B4994EC">
        <w:rPr>
          <w:lang w:val="en-US"/>
        </w:rPr>
        <w:t>321</w:t>
      </w:r>
      <w:r w:rsidRPr="0B4994EC">
        <w:rPr>
          <w:lang w:val="en-US"/>
        </w:rPr>
        <w:t xml:space="preserve"> patients with </w:t>
      </w:r>
      <w:r w:rsidR="004832E6" w:rsidRPr="0B4994EC">
        <w:rPr>
          <w:lang w:val="en-US"/>
        </w:rPr>
        <w:t xml:space="preserve">clinically probable </w:t>
      </w:r>
      <w:r w:rsidRPr="0B4994EC">
        <w:rPr>
          <w:lang w:val="en-US"/>
        </w:rPr>
        <w:t xml:space="preserve">AD. All demographic and clinical measures were significantly different among the three groups (Table 1). </w:t>
      </w:r>
      <w:r w:rsidR="007D52E6" w:rsidRPr="0B4994EC">
        <w:rPr>
          <w:lang w:val="en-US"/>
        </w:rPr>
        <w:t xml:space="preserve">The Chi-squared test showed significant differences </w:t>
      </w:r>
      <w:r w:rsidR="002E3BCF" w:rsidRPr="0B4994EC">
        <w:rPr>
          <w:lang w:val="en-US"/>
        </w:rPr>
        <w:t xml:space="preserve">of sex </w:t>
      </w:r>
      <w:r w:rsidR="004351FC" w:rsidRPr="0B4994EC">
        <w:rPr>
          <w:lang w:val="en-US"/>
        </w:rPr>
        <w:t>for</w:t>
      </w:r>
      <w:r w:rsidR="002E3BCF" w:rsidRPr="0B4994EC">
        <w:rPr>
          <w:lang w:val="en-US"/>
        </w:rPr>
        <w:t xml:space="preserve"> </w:t>
      </w:r>
      <w:r w:rsidR="004209A5" w:rsidRPr="0B4994EC">
        <w:rPr>
          <w:lang w:val="en-US"/>
        </w:rPr>
        <w:t xml:space="preserve">the </w:t>
      </w:r>
      <w:r w:rsidR="00493C65" w:rsidRPr="0B4994EC">
        <w:rPr>
          <w:lang w:val="en-US"/>
        </w:rPr>
        <w:t xml:space="preserve">CH </w:t>
      </w:r>
      <w:r w:rsidR="00632550" w:rsidRPr="0B4994EC">
        <w:rPr>
          <w:lang w:val="en-US"/>
        </w:rPr>
        <w:t xml:space="preserve">(p </w:t>
      </w:r>
      <w:r w:rsidR="00131E5E" w:rsidRPr="0B4994EC">
        <w:rPr>
          <w:lang w:val="en-US"/>
        </w:rPr>
        <w:t xml:space="preserve">= 0.002) and </w:t>
      </w:r>
      <w:r w:rsidR="00166443" w:rsidRPr="0B4994EC">
        <w:rPr>
          <w:lang w:val="en-US"/>
        </w:rPr>
        <w:t>MCI (p =</w:t>
      </w:r>
      <w:r w:rsidR="004D7275" w:rsidRPr="0B4994EC">
        <w:rPr>
          <w:lang w:val="en-US"/>
        </w:rPr>
        <w:t xml:space="preserve"> 0.004) groups, but not</w:t>
      </w:r>
      <w:r w:rsidR="004351FC" w:rsidRPr="0B4994EC">
        <w:rPr>
          <w:lang w:val="en-US"/>
        </w:rPr>
        <w:t xml:space="preserve"> for</w:t>
      </w:r>
      <w:r w:rsidR="004D7275" w:rsidRPr="0B4994EC">
        <w:rPr>
          <w:lang w:val="en-US"/>
        </w:rPr>
        <w:t xml:space="preserve"> </w:t>
      </w:r>
      <w:r w:rsidR="00610719" w:rsidRPr="0B4994EC">
        <w:rPr>
          <w:lang w:val="en-US"/>
        </w:rPr>
        <w:t>AD (</w:t>
      </w:r>
      <w:r w:rsidR="004351FC" w:rsidRPr="0B4994EC">
        <w:rPr>
          <w:lang w:val="en-US"/>
        </w:rPr>
        <w:t xml:space="preserve">p = 1). </w:t>
      </w:r>
      <w:r w:rsidRPr="0B4994EC">
        <w:rPr>
          <w:lang w:val="en-US"/>
        </w:rPr>
        <w:t>The post-hoc analysis using Dunn’s test showed that participants in the MCI group were significantly younger than those of the C</w:t>
      </w:r>
      <w:r w:rsidR="00007F43" w:rsidRPr="0B4994EC">
        <w:rPr>
          <w:lang w:val="en-US"/>
        </w:rPr>
        <w:t>H</w:t>
      </w:r>
      <w:r w:rsidRPr="0B4994EC">
        <w:rPr>
          <w:lang w:val="en-US"/>
        </w:rPr>
        <w:t xml:space="preserve"> group (Z = 2.6, p = 0.014) and the AD group (Z = </w:t>
      </w:r>
      <w:r w:rsidR="00BC5E5F" w:rsidRPr="0B4994EC">
        <w:rPr>
          <w:lang w:val="en-US"/>
        </w:rPr>
        <w:t>4.03</w:t>
      </w:r>
      <w:r w:rsidRPr="0B4994EC">
        <w:rPr>
          <w:lang w:val="en-US"/>
        </w:rPr>
        <w:t>, p &lt; 0.001). However, the age difference between the C</w:t>
      </w:r>
      <w:r w:rsidR="00007F43" w:rsidRPr="0B4994EC">
        <w:rPr>
          <w:lang w:val="en-US"/>
        </w:rPr>
        <w:t>H</w:t>
      </w:r>
      <w:r w:rsidRPr="0B4994EC">
        <w:rPr>
          <w:lang w:val="en-US"/>
        </w:rPr>
        <w:t xml:space="preserve"> and AD groups was non-significant (Z = 1.</w:t>
      </w:r>
      <w:r w:rsidR="004A5F5C" w:rsidRPr="0B4994EC">
        <w:rPr>
          <w:lang w:val="en-US"/>
        </w:rPr>
        <w:t>65</w:t>
      </w:r>
      <w:r w:rsidRPr="0B4994EC">
        <w:rPr>
          <w:lang w:val="en-US"/>
        </w:rPr>
        <w:t>, p = 0.1</w:t>
      </w:r>
      <w:r w:rsidR="004A5F5C" w:rsidRPr="0B4994EC">
        <w:rPr>
          <w:lang w:val="en-US"/>
        </w:rPr>
        <w:t>5</w:t>
      </w:r>
      <w:r w:rsidRPr="0B4994EC">
        <w:rPr>
          <w:lang w:val="en-US"/>
        </w:rPr>
        <w:t>). The C</w:t>
      </w:r>
      <w:r w:rsidR="00007F43" w:rsidRPr="0B4994EC">
        <w:rPr>
          <w:lang w:val="en-US"/>
        </w:rPr>
        <w:t>H</w:t>
      </w:r>
      <w:r w:rsidRPr="0B4994EC">
        <w:rPr>
          <w:lang w:val="en-US"/>
        </w:rPr>
        <w:t xml:space="preserve"> group also appeared to be on average slightly more educated compared to both the MCI group (Z = 2.</w:t>
      </w:r>
      <w:r w:rsidR="007042C0" w:rsidRPr="0B4994EC">
        <w:rPr>
          <w:lang w:val="en-US"/>
        </w:rPr>
        <w:t>64</w:t>
      </w:r>
      <w:r w:rsidRPr="0B4994EC">
        <w:rPr>
          <w:lang w:val="en-US"/>
        </w:rPr>
        <w:t>, p = 0.0</w:t>
      </w:r>
      <w:r w:rsidR="008A1FFB" w:rsidRPr="0B4994EC">
        <w:rPr>
          <w:lang w:val="en-US"/>
        </w:rPr>
        <w:t>12</w:t>
      </w:r>
      <w:r w:rsidRPr="0B4994EC">
        <w:rPr>
          <w:lang w:val="en-US"/>
        </w:rPr>
        <w:t>), and the AD group (Z = -5.</w:t>
      </w:r>
      <w:r w:rsidR="008A1FFB" w:rsidRPr="0B4994EC">
        <w:rPr>
          <w:lang w:val="en-US"/>
        </w:rPr>
        <w:t>59</w:t>
      </w:r>
      <w:r w:rsidRPr="0B4994EC">
        <w:rPr>
          <w:lang w:val="en-US"/>
        </w:rPr>
        <w:t>, p &lt; 0.001). The difference between the MCI and AD groups was also significant (Z = -3.</w:t>
      </w:r>
      <w:r w:rsidR="009E49C3" w:rsidRPr="0B4994EC">
        <w:rPr>
          <w:lang w:val="en-US"/>
        </w:rPr>
        <w:t>8</w:t>
      </w:r>
      <w:r w:rsidRPr="0B4994EC">
        <w:rPr>
          <w:lang w:val="en-US"/>
        </w:rPr>
        <w:t xml:space="preserve">, p &lt; 0.001). </w:t>
      </w:r>
    </w:p>
    <w:p w14:paraId="56E26748" w14:textId="016A342E" w:rsidR="00E26E6E" w:rsidRPr="00E26E6E" w:rsidDel="009A7A1D" w:rsidRDefault="60B59057" w:rsidP="00230D38">
      <w:pPr>
        <w:pStyle w:val="Heading3"/>
        <w:rPr>
          <w:del w:id="251" w:author="Sofia Fernandez Lozano" w:date="2025-03-31T20:18:00Z" w16du:dateUtc="2025-04-01T00:18:00Z"/>
        </w:rPr>
      </w:pPr>
      <w:del w:id="252" w:author="Sofia Fernandez Lozano" w:date="2025-03-31T20:18:00Z" w16du:dateUtc="2025-04-01T00:18:00Z">
        <w:r w:rsidDel="009A7A1D">
          <w:delText xml:space="preserve">Table 1: </w:delText>
        </w:r>
      </w:del>
      <w:del w:id="253" w:author="Sofia Fernandez Lozano" w:date="2025-03-27T19:37:00Z" w16du:dateUtc="2025-03-27T23:37:00Z">
        <w:r w:rsidDel="00C164D4">
          <w:delText>D</w:delText>
        </w:r>
      </w:del>
      <w:del w:id="254" w:author="Sofia Fernandez Lozano" w:date="2025-03-31T20:18:00Z" w16du:dateUtc="2025-04-01T00:18:00Z">
        <w:r w:rsidDel="009A7A1D">
          <w:delText>emographic data</w:delText>
        </w:r>
      </w:del>
    </w:p>
    <w:p w14:paraId="40798821" w14:textId="74E49605" w:rsidR="1E6A1A31" w:rsidDel="009A7A1D" w:rsidRDefault="60B59057" w:rsidP="00A23993">
      <w:pPr>
        <w:spacing w:line="360" w:lineRule="auto"/>
        <w:jc w:val="both"/>
        <w:rPr>
          <w:del w:id="255" w:author="Sofia Fernandez Lozano" w:date="2025-03-31T20:18:00Z" w16du:dateUtc="2025-04-01T00:18:00Z"/>
        </w:rPr>
      </w:pPr>
      <w:del w:id="256" w:author="Sofia Fernandez Lozano" w:date="2025-03-31T20:18:00Z" w16du:dateUtc="2025-04-01T00:18:00Z">
        <w:r w:rsidDel="009A7A1D">
          <w:delText>Table 1. Sex, age, education</w:delText>
        </w:r>
        <w:r w:rsidR="009A24FC" w:rsidDel="009A7A1D">
          <w:delText>,</w:delText>
        </w:r>
        <w:r w:rsidDel="009A7A1D">
          <w:delText xml:space="preserve"> and the scores for ADAS13 and the learning subtest of the RAVLT for the C</w:delText>
        </w:r>
        <w:r w:rsidR="00637F2E" w:rsidDel="009A7A1D">
          <w:delText>H</w:delText>
        </w:r>
        <w:r w:rsidDel="009A7A1D">
          <w:delText>, MCI and AD groups of the baseline data obtained from the ADNI dataset.</w:delText>
        </w:r>
      </w:del>
    </w:p>
    <w:p w14:paraId="7C8CF787" w14:textId="034F2D4E" w:rsidR="006D6639" w:rsidRDefault="0066025B" w:rsidP="0032209D">
      <w:pPr>
        <w:pStyle w:val="Heading2"/>
      </w:pPr>
      <w:bookmarkStart w:id="257" w:name="_Hlk194348651"/>
      <w:r>
        <w:t>Training of the automatic segmentation methods</w:t>
      </w:r>
      <w:bookmarkEnd w:id="257"/>
    </w:p>
    <w:p w14:paraId="573C744A" w14:textId="6E286BF7" w:rsidR="355CBD4C" w:rsidRPr="00230D38" w:rsidDel="009A7A1D" w:rsidRDefault="0066025B" w:rsidP="00A23993">
      <w:pPr>
        <w:spacing w:line="360" w:lineRule="auto"/>
        <w:jc w:val="both"/>
        <w:rPr>
          <w:del w:id="258" w:author="Sofia Fernandez Lozano" w:date="2025-03-31T20:24:00Z" w16du:dateUtc="2025-04-01T00:24:00Z"/>
          <w:lang w:val="en-US"/>
        </w:rPr>
      </w:pPr>
      <w:r w:rsidRPr="5310D86D">
        <w:rPr>
          <w:lang w:val="en-US"/>
        </w:rPr>
        <w:t xml:space="preserve">We trained three automatic segmentation methods—MALF, NLPB, and CNN—using a set of manually segmented labels of HC and CSF. </w:t>
      </w:r>
      <w:r>
        <w:t>Figure 1</w:t>
      </w:r>
      <w:ins w:id="259" w:author="Sofia Fernandez Lozano" w:date="2025-03-31T20:48:00Z" w16du:dateUtc="2025-04-01T00:48:00Z">
        <w:r w:rsidR="00CF7735">
          <w:t xml:space="preserve"> presents</w:t>
        </w:r>
      </w:ins>
      <w:del w:id="260" w:author="Sofia Fernandez Lozano" w:date="2025-03-31T20:48:00Z" w16du:dateUtc="2025-04-01T00:48:00Z">
        <w:r w:rsidDel="00CF7735">
          <w:delText xml:space="preserve"> shows</w:delText>
        </w:r>
      </w:del>
      <w:r>
        <w:t xml:space="preserve"> the results of this training </w:t>
      </w:r>
      <w:del w:id="261" w:author="Sofia Fernandez Lozano" w:date="2025-03-31T20:48:00Z" w16du:dateUtc="2025-04-01T00:48:00Z">
        <w:r w:rsidDel="00CF7735">
          <w:delText>in the form of</w:delText>
        </w:r>
      </w:del>
      <w:ins w:id="262" w:author="Sofia Fernandez Lozano" w:date="2025-03-31T20:48:00Z" w16du:dateUtc="2025-04-01T00:48:00Z">
        <w:r w:rsidR="00CF7735">
          <w:t>as</w:t>
        </w:r>
      </w:ins>
      <w:r>
        <w:t xml:space="preserve"> violin plots of the volumetric overlap with the manual labels and one example subject’s manual and computed labels from all three methods.</w:t>
      </w:r>
      <w:ins w:id="263" w:author="Sofia Fernandez Lozano" w:date="2025-03-31T20:49:00Z" w16du:dateUtc="2025-04-01T00:49:00Z">
        <w:r w:rsidR="00CF7735">
          <w:t xml:space="preserve"> Accuracy and specificty for both HC and CSF segmentations approached 1.0 across all methods and are therefore not included in the figure.</w:t>
        </w:r>
      </w:ins>
      <w:ins w:id="264" w:author="Sofia Fernandez Lozano" w:date="2025-03-31T20:50:00Z" w16du:dateUtc="2025-04-01T00:50:00Z">
        <w:r w:rsidR="00CF7735">
          <w:t xml:space="preserve"> </w:t>
        </w:r>
      </w:ins>
      <w:ins w:id="265" w:author="Sofia Fernandez Lozano" w:date="2025-03-31T20:25:00Z" w16du:dateUtc="2025-04-01T00:25:00Z">
        <w:r w:rsidR="009A7A1D">
          <w:t xml:space="preserve">The median and standard deviation </w:t>
        </w:r>
      </w:ins>
      <w:ins w:id="266" w:author="Sofia Fernandez Lozano" w:date="2025-03-31T20:50:00Z" w16du:dateUtc="2025-04-01T00:50:00Z">
        <w:r w:rsidR="00CF7735">
          <w:t>values for</w:t>
        </w:r>
      </w:ins>
      <w:ins w:id="267" w:author="Sofia Fernandez Lozano" w:date="2025-03-31T20:25:00Z" w16du:dateUtc="2025-04-01T00:25:00Z">
        <w:r w:rsidR="009A7A1D">
          <w:t xml:space="preserve"> all five segmentation performance metrics (accura</w:t>
        </w:r>
      </w:ins>
      <w:ins w:id="268" w:author="Sofia Fernandez Lozano" w:date="2025-03-31T20:42:00Z" w16du:dateUtc="2025-04-01T00:42:00Z">
        <w:r w:rsidR="00CF7735">
          <w:t>c</w:t>
        </w:r>
      </w:ins>
      <w:ins w:id="269" w:author="Sofia Fernandez Lozano" w:date="2025-03-31T20:25:00Z" w16du:dateUtc="2025-04-01T00:25:00Z">
        <w:r w:rsidR="009A7A1D">
          <w:t xml:space="preserve">y, </w:t>
        </w:r>
      </w:ins>
      <w:ins w:id="270" w:author="Sofia Fernandez Lozano" w:date="2025-03-31T20:50:00Z" w16du:dateUtc="2025-04-01T00:50:00Z">
        <w:r w:rsidR="00CF7735">
          <w:t>D</w:t>
        </w:r>
      </w:ins>
      <w:ins w:id="271" w:author="Sofia Fernandez Lozano" w:date="2025-03-31T20:25:00Z" w16du:dateUtc="2025-04-01T00:25:00Z">
        <w:r w:rsidR="009A7A1D">
          <w:t>ice</w:t>
        </w:r>
      </w:ins>
      <w:ins w:id="272" w:author="Sofia Fernandez Lozano" w:date="2025-03-31T20:50:00Z" w16du:dateUtc="2025-04-01T00:50:00Z">
        <w:r w:rsidR="00CF7735">
          <w:t xml:space="preserve"> coefficient</w:t>
        </w:r>
      </w:ins>
      <w:ins w:id="273" w:author="Sofia Fernandez Lozano" w:date="2025-03-31T20:25:00Z" w16du:dateUtc="2025-04-01T00:25:00Z">
        <w:r w:rsidR="009A7A1D">
          <w:t xml:space="preserve">, </w:t>
        </w:r>
      </w:ins>
      <w:ins w:id="274" w:author="Sofia Fernandez Lozano" w:date="2025-03-31T20:50:00Z" w16du:dateUtc="2025-04-01T00:50:00Z">
        <w:r w:rsidR="00CF7735">
          <w:t xml:space="preserve">Cohen’s </w:t>
        </w:r>
      </w:ins>
      <w:ins w:id="275" w:author="Sofia Fernandez Lozano" w:date="2025-03-31T20:25:00Z" w16du:dateUtc="2025-04-01T00:25:00Z">
        <w:r w:rsidR="009A7A1D">
          <w:t>kappa, sensitivity and specificity for</w:t>
        </w:r>
      </w:ins>
      <w:ins w:id="276" w:author="Sofia Fernandez Lozano" w:date="2025-03-31T20:26:00Z" w16du:dateUtc="2025-04-01T00:26:00Z">
        <w:r w:rsidR="009A7A1D">
          <w:t xml:space="preserve"> bilateral HC and CSF </w:t>
        </w:r>
      </w:ins>
      <w:ins w:id="277" w:author="Sofia Fernandez Lozano" w:date="2025-03-31T20:51:00Z" w16du:dateUtc="2025-04-01T00:51:00Z">
        <w:r w:rsidR="00CF7735">
          <w:t>are reported</w:t>
        </w:r>
      </w:ins>
      <w:ins w:id="278" w:author="Sofia Fernandez Lozano" w:date="2025-03-31T20:26:00Z" w16du:dateUtc="2025-04-01T00:26:00Z">
        <w:r w:rsidR="009A7A1D">
          <w:t xml:space="preserve"> in Table S1 </w:t>
        </w:r>
      </w:ins>
      <w:ins w:id="279" w:author="Sofia Fernandez Lozano" w:date="2025-03-31T20:51:00Z" w16du:dateUtc="2025-04-01T00:51:00Z">
        <w:r w:rsidR="00CF7735">
          <w:t>i</w:t>
        </w:r>
      </w:ins>
      <w:ins w:id="280" w:author="Sofia Fernandez Lozano" w:date="2025-03-31T20:26:00Z" w16du:dateUtc="2025-04-01T00:26:00Z">
        <w:r w:rsidR="009A7A1D">
          <w:t>n the supplementary materials.</w:t>
        </w:r>
      </w:ins>
      <w:ins w:id="281" w:author="Sofia Fernandez Lozano" w:date="2025-03-31T20:25:00Z" w16du:dateUtc="2025-04-01T00:25:00Z">
        <w:r w:rsidR="009A7A1D">
          <w:t xml:space="preserve"> </w:t>
        </w:r>
      </w:ins>
    </w:p>
    <w:p w14:paraId="7AB7E7DA" w14:textId="0471F186" w:rsidR="355CBD4C" w:rsidDel="009A7A1D" w:rsidRDefault="355CBD4C" w:rsidP="00A23993">
      <w:pPr>
        <w:spacing w:line="360" w:lineRule="auto"/>
        <w:jc w:val="both"/>
        <w:rPr>
          <w:del w:id="282" w:author="Sofia Fernandez Lozano" w:date="2025-03-31T20:24:00Z" w16du:dateUtc="2025-04-01T00:24:00Z"/>
        </w:rPr>
      </w:pPr>
      <w:del w:id="283" w:author="Sofia Fernandez Lozano" w:date="2025-03-31T20:24:00Z" w16du:dateUtc="2025-04-01T00:24:00Z">
        <w:r w:rsidDel="009A7A1D">
          <w:delText xml:space="preserve">Figure 1. Automatic segmentation performance. Left: violin plots of the </w:delText>
        </w:r>
      </w:del>
      <w:del w:id="284" w:author="Sofia Fernandez Lozano" w:date="2025-03-12T16:53:00Z" w16du:dateUtc="2025-03-12T20:53:00Z">
        <w:r>
          <w:delText xml:space="preserve">Kappa’s </w:delText>
        </w:r>
      </w:del>
      <w:del w:id="285" w:author="Sofia Fernandez Lozano" w:date="2025-03-31T20:24:00Z" w16du:dateUtc="2025-04-01T00:24:00Z">
        <w:r w:rsidDel="009A7A1D">
          <w:delText xml:space="preserve">distributions of the overlap between manual and computed segmentations of the HC and CSF from the left and right hemispheres using </w:delText>
        </w:r>
      </w:del>
      <w:del w:id="286" w:author="Sofia Fernandez Lozano" w:date="2025-03-12T16:54:00Z" w16du:dateUtc="2025-03-12T20:54:00Z">
        <w:r w:rsidDel="00D46121">
          <w:delText>CNN, MALF and NLPB</w:delText>
        </w:r>
      </w:del>
      <w:del w:id="287" w:author="Sofia Fernandez Lozano" w:date="2025-03-31T20:24:00Z" w16du:dateUtc="2025-04-01T00:24:00Z">
        <w:r w:rsidDel="009A7A1D">
          <w:delText>. The median and standard deviation are represented</w:delText>
        </w:r>
      </w:del>
      <w:del w:id="288" w:author="Sofia Fernandez Lozano" w:date="2025-03-12T16:55:00Z" w16du:dateUtc="2025-03-12T20:55:00Z">
        <w:r>
          <w:delText xml:space="preserve"> in red</w:delText>
        </w:r>
      </w:del>
      <w:del w:id="289" w:author="Sofia Fernandez Lozano" w:date="2025-03-31T20:24:00Z" w16du:dateUtc="2025-04-01T00:24:00Z">
        <w:r w:rsidDel="009A7A1D">
          <w:delText xml:space="preserve"> inside the violin plots</w:delText>
        </w:r>
      </w:del>
      <w:del w:id="290" w:author="Sofia Fernandez Lozano" w:date="2025-03-12T16:55:00Z" w16du:dateUtc="2025-03-12T20:55:00Z">
        <w:r>
          <w:delText xml:space="preserve"> and marked as labels</w:delText>
        </w:r>
      </w:del>
      <w:del w:id="291" w:author="Sofia Fernandez Lozano" w:date="2025-03-31T20:24:00Z" w16du:dateUtc="2025-04-01T00:24:00Z">
        <w:r w:rsidDel="009A7A1D">
          <w:delText>. Right: Mosaic images of the manual and computed segmentations of the HC and CSF for an example subject.</w:delText>
        </w:r>
      </w:del>
    </w:p>
    <w:p w14:paraId="2476B65F" w14:textId="39D4E66F" w:rsidR="009A7A1D" w:rsidRDefault="009A7A1D" w:rsidP="00A23993">
      <w:pPr>
        <w:spacing w:line="360" w:lineRule="auto"/>
        <w:jc w:val="both"/>
        <w:rPr>
          <w:ins w:id="292" w:author="Sofia Fernandez Lozano" w:date="2025-03-31T20:27:00Z" w16du:dateUtc="2025-04-01T00:27:00Z"/>
          <w:lang w:val="en-US"/>
        </w:rPr>
      </w:pPr>
      <w:ins w:id="293" w:author="Sofia Fernandez Lozano" w:date="2025-03-31T20:27:00Z" w16du:dateUtc="2025-04-01T00:27:00Z">
        <w:r>
          <w:rPr>
            <w:lang w:val="en-US"/>
          </w:rPr>
          <w:t xml:space="preserve">The robust repeated-measures two-way ANOVA </w:t>
        </w:r>
      </w:ins>
      <w:ins w:id="294" w:author="Sofia Fernandez Lozano" w:date="2025-03-31T20:51:00Z" w16du:dateUtc="2025-04-01T00:51:00Z">
        <w:r w:rsidR="00CF7735">
          <w:rPr>
            <w:lang w:val="en-US"/>
          </w:rPr>
          <w:t>revealed</w:t>
        </w:r>
      </w:ins>
      <w:ins w:id="295" w:author="Sofia Fernandez Lozano" w:date="2025-03-31T20:27:00Z" w16du:dateUtc="2025-04-01T00:27:00Z">
        <w:r>
          <w:rPr>
            <w:lang w:val="en-US"/>
          </w:rPr>
          <w:t xml:space="preserve"> significant differences </w:t>
        </w:r>
      </w:ins>
      <w:ins w:id="296" w:author="Sofia Fernandez Lozano" w:date="2025-03-31T20:28:00Z" w16du:dateUtc="2025-04-01T00:28:00Z">
        <w:r>
          <w:rPr>
            <w:lang w:val="en-US"/>
          </w:rPr>
          <w:t xml:space="preserve">between the segmentation methods </w:t>
        </w:r>
      </w:ins>
      <w:ins w:id="297" w:author="Sofia Fernandez Lozano" w:date="2025-03-31T20:51:00Z" w16du:dateUtc="2025-04-01T00:51:00Z">
        <w:r w:rsidR="00CF7735">
          <w:rPr>
            <w:lang w:val="en-US"/>
          </w:rPr>
          <w:t>across</w:t>
        </w:r>
      </w:ins>
      <w:ins w:id="298" w:author="Sofia Fernandez Lozano" w:date="2025-03-31T20:29:00Z" w16du:dateUtc="2025-04-01T00:29:00Z">
        <w:r w:rsidR="00F87B55">
          <w:rPr>
            <w:lang w:val="en-US"/>
          </w:rPr>
          <w:t xml:space="preserve"> </w:t>
        </w:r>
      </w:ins>
      <w:ins w:id="299" w:author="Sofia Fernandez Lozano" w:date="2025-03-31T20:30:00Z" w16du:dateUtc="2025-04-01T00:30:00Z">
        <w:r w:rsidR="00F87B55">
          <w:rPr>
            <w:lang w:val="en-US"/>
          </w:rPr>
          <w:t xml:space="preserve">all </w:t>
        </w:r>
      </w:ins>
      <w:ins w:id="300" w:author="Sofia Fernandez Lozano" w:date="2025-03-31T20:28:00Z" w16du:dateUtc="2025-04-01T00:28:00Z">
        <w:r w:rsidR="00F87B55">
          <w:rPr>
            <w:lang w:val="en-US"/>
          </w:rPr>
          <w:t>five performance metrics (Table S2). P</w:t>
        </w:r>
      </w:ins>
      <w:ins w:id="301" w:author="Sofia Fernandez Lozano" w:date="2025-03-31T20:29:00Z" w16du:dateUtc="2025-04-01T00:29:00Z">
        <w:r w:rsidR="00F87B55">
          <w:rPr>
            <w:lang w:val="en-US"/>
          </w:rPr>
          <w:t>airwise comparisons</w:t>
        </w:r>
      </w:ins>
      <w:ins w:id="302" w:author="Sofia Fernandez Lozano" w:date="2025-03-31T20:30:00Z" w16du:dateUtc="2025-04-01T00:30:00Z">
        <w:r w:rsidR="00F87B55">
          <w:rPr>
            <w:lang w:val="en-US"/>
          </w:rPr>
          <w:t xml:space="preserve"> </w:t>
        </w:r>
      </w:ins>
      <w:ins w:id="303" w:author="Sofia Fernandez Lozano" w:date="2025-03-31T20:52:00Z" w16du:dateUtc="2025-04-01T00:52:00Z">
        <w:r w:rsidR="00CF7735">
          <w:rPr>
            <w:lang w:val="en-US"/>
          </w:rPr>
          <w:t>showed</w:t>
        </w:r>
      </w:ins>
      <w:ins w:id="304" w:author="Sofia Fernandez Lozano" w:date="2025-03-31T20:30:00Z" w16du:dateUtc="2025-04-01T00:30:00Z">
        <w:r w:rsidR="00F87B55">
          <w:rPr>
            <w:lang w:val="en-US"/>
          </w:rPr>
          <w:t xml:space="preserve"> </w:t>
        </w:r>
      </w:ins>
      <w:ins w:id="305" w:author="Sofia Fernandez Lozano" w:date="2025-03-31T20:31:00Z" w16du:dateUtc="2025-04-01T00:31:00Z">
        <w:r w:rsidR="00F87B55">
          <w:rPr>
            <w:lang w:val="en-US"/>
          </w:rPr>
          <w:t xml:space="preserve">laterality effects </w:t>
        </w:r>
      </w:ins>
      <w:ins w:id="306" w:author="Sofia Fernandez Lozano" w:date="2025-03-31T20:52:00Z" w16du:dateUtc="2025-04-01T00:52:00Z">
        <w:r w:rsidR="00CF7735">
          <w:rPr>
            <w:lang w:val="en-US"/>
          </w:rPr>
          <w:t>i</w:t>
        </w:r>
      </w:ins>
      <w:ins w:id="307" w:author="Sofia Fernandez Lozano" w:date="2025-03-31T20:31:00Z" w16du:dateUtc="2025-04-01T00:31:00Z">
        <w:r w:rsidR="00F87B55">
          <w:rPr>
            <w:lang w:val="en-US"/>
          </w:rPr>
          <w:t xml:space="preserve">n </w:t>
        </w:r>
      </w:ins>
      <w:ins w:id="308" w:author="Sofia Fernandez Lozano" w:date="2025-03-31T20:52:00Z" w16du:dateUtc="2025-04-01T00:52:00Z">
        <w:r w:rsidR="00CF7735">
          <w:rPr>
            <w:lang w:val="en-US"/>
          </w:rPr>
          <w:t>HC</w:t>
        </w:r>
      </w:ins>
      <w:ins w:id="309" w:author="Sofia Fernandez Lozano" w:date="2025-03-31T20:31:00Z" w16du:dateUtc="2025-04-01T00:31:00Z">
        <w:r w:rsidR="00F87B55">
          <w:rPr>
            <w:lang w:val="en-US"/>
          </w:rPr>
          <w:t xml:space="preserve"> segmentation only for MALF (</w:t>
        </w:r>
      </w:ins>
      <w:ins w:id="310" w:author="Sofia Fernandez Lozano" w:date="2025-03-31T20:52:00Z" w16du:dateUtc="2025-04-01T00:52:00Z">
        <w:r w:rsidR="00CF7735">
          <w:rPr>
            <w:lang w:val="en-US"/>
          </w:rPr>
          <w:t>k</w:t>
        </w:r>
      </w:ins>
      <w:ins w:id="311" w:author="Sofia Fernandez Lozano" w:date="2025-03-31T20:31:00Z" w16du:dateUtc="2025-04-01T00:31:00Z">
        <w:r w:rsidR="00F87B55">
          <w:rPr>
            <w:lang w:val="en-US"/>
          </w:rPr>
          <w:t>appa</w:t>
        </w:r>
      </w:ins>
      <w:ins w:id="312" w:author="Sofia Fernandez Lozano" w:date="2025-03-31T20:33:00Z" w16du:dateUtc="2025-04-01T00:33:00Z">
        <w:r w:rsidR="00F87B55">
          <w:rPr>
            <w:lang w:val="en-US"/>
          </w:rPr>
          <w:t xml:space="preserve"> </w:t>
        </w:r>
      </w:ins>
      <w:ins w:id="313" w:author="Sofia Fernandez Lozano" w:date="2025-03-31T20:52:00Z" w16du:dateUtc="2025-04-01T00:52:00Z">
        <w:r w:rsidR="00CF7735">
          <w:rPr>
            <w:lang w:val="en-US"/>
          </w:rPr>
          <w:t>and</w:t>
        </w:r>
      </w:ins>
      <w:ins w:id="314" w:author="Sofia Fernandez Lozano" w:date="2025-03-31T20:33:00Z" w16du:dateUtc="2025-04-01T00:33:00Z">
        <w:r w:rsidR="00F87B55">
          <w:rPr>
            <w:lang w:val="en-US"/>
          </w:rPr>
          <w:t xml:space="preserve"> </w:t>
        </w:r>
      </w:ins>
      <w:ins w:id="315" w:author="Sofia Fernandez Lozano" w:date="2025-03-31T20:52:00Z" w16du:dateUtc="2025-04-01T00:52:00Z">
        <w:r w:rsidR="00CF7735">
          <w:rPr>
            <w:lang w:val="en-US"/>
          </w:rPr>
          <w:t>s</w:t>
        </w:r>
      </w:ins>
      <w:ins w:id="316" w:author="Sofia Fernandez Lozano" w:date="2025-03-31T20:34:00Z" w16du:dateUtc="2025-04-01T00:34:00Z">
        <w:r w:rsidR="00F87B55">
          <w:rPr>
            <w:lang w:val="en-US"/>
          </w:rPr>
          <w:t>ensitivity</w:t>
        </w:r>
      </w:ins>
      <w:ins w:id="317" w:author="Sofia Fernandez Lozano" w:date="2025-03-31T20:32:00Z" w16du:dateUtc="2025-04-01T00:32:00Z">
        <w:r w:rsidR="00F87B55">
          <w:rPr>
            <w:lang w:val="en-US"/>
          </w:rPr>
          <w:t>,</w:t>
        </w:r>
      </w:ins>
      <w:ins w:id="318" w:author="Sofia Fernandez Lozano" w:date="2025-03-31T20:34:00Z" w16du:dateUtc="2025-04-01T00:34:00Z">
        <w:r w:rsidR="00F87B55">
          <w:rPr>
            <w:lang w:val="en-US"/>
          </w:rPr>
          <w:t xml:space="preserve"> both </w:t>
        </w:r>
      </w:ins>
      <w:ins w:id="319" w:author="Sofia Fernandez Lozano" w:date="2025-03-31T20:52:00Z" w16du:dateUtc="2025-04-01T00:52:00Z">
        <w:r w:rsidR="00CF7735">
          <w:rPr>
            <w:lang w:val="en-US"/>
          </w:rPr>
          <w:t>FDR-</w:t>
        </w:r>
      </w:ins>
      <w:ins w:id="320" w:author="Sofia Fernandez Lozano" w:date="2025-03-31T20:34:00Z" w16du:dateUtc="2025-04-01T00:34:00Z">
        <w:r w:rsidR="00F87B55">
          <w:rPr>
            <w:lang w:val="en-US"/>
          </w:rPr>
          <w:t xml:space="preserve">adjusted </w:t>
        </w:r>
        <w:r w:rsidR="00F87B55">
          <w:rPr>
            <w:i/>
            <w:iCs/>
            <w:lang w:val="en-US"/>
          </w:rPr>
          <w:t>p</w:t>
        </w:r>
        <w:r w:rsidR="00F87B55" w:rsidRPr="00F87B55">
          <w:rPr>
            <w:lang w:val="en-US"/>
            <w:rPrChange w:id="321" w:author="Sofia Fernandez Lozano" w:date="2025-03-31T20:34:00Z" w16du:dateUtc="2025-04-01T00:34:00Z">
              <w:rPr>
                <w:i/>
                <w:iCs/>
                <w:lang w:val="en-US"/>
              </w:rPr>
            </w:rPrChange>
          </w:rPr>
          <w:t xml:space="preserve"> = 0.009</w:t>
        </w:r>
        <w:r w:rsidR="00F87B55">
          <w:rPr>
            <w:lang w:val="en-US"/>
          </w:rPr>
          <w:t xml:space="preserve">). </w:t>
        </w:r>
      </w:ins>
      <w:ins w:id="322" w:author="Sofia Fernandez Lozano" w:date="2025-03-31T20:52:00Z" w16du:dateUtc="2025-04-01T00:52:00Z">
        <w:r w:rsidR="00CF7735">
          <w:rPr>
            <w:lang w:val="en-US"/>
          </w:rPr>
          <w:t>In contrast, significant side diff</w:t>
        </w:r>
      </w:ins>
      <w:ins w:id="323" w:author="Sofia Fernandez Lozano" w:date="2025-03-31T20:53:00Z" w16du:dateUtc="2025-04-01T00:53:00Z">
        <w:r w:rsidR="00CF7735">
          <w:rPr>
            <w:lang w:val="en-US"/>
          </w:rPr>
          <w:t xml:space="preserve">erences were observed </w:t>
        </w:r>
      </w:ins>
      <w:ins w:id="324" w:author="Sofia Fernandez Lozano" w:date="2025-03-31T20:36:00Z" w16du:dateUtc="2025-04-01T00:36:00Z">
        <w:r w:rsidR="00F87B55">
          <w:rPr>
            <w:lang w:val="en-US"/>
          </w:rPr>
          <w:t xml:space="preserve">on all three </w:t>
        </w:r>
      </w:ins>
      <w:ins w:id="325" w:author="Sofia Fernandez Lozano" w:date="2025-03-31T20:53:00Z" w16du:dateUtc="2025-04-01T00:53:00Z">
        <w:r w:rsidR="00CF7735">
          <w:rPr>
            <w:lang w:val="en-US"/>
          </w:rPr>
          <w:t xml:space="preserve">methods for </w:t>
        </w:r>
      </w:ins>
      <w:ins w:id="326" w:author="Sofia Fernandez Lozano" w:date="2025-03-31T20:36:00Z" w16du:dateUtc="2025-04-01T00:36:00Z">
        <w:r w:rsidR="00F87B55">
          <w:rPr>
            <w:lang w:val="en-US"/>
          </w:rPr>
          <w:t>ventric</w:t>
        </w:r>
      </w:ins>
      <w:ins w:id="327" w:author="Sofia Fernandez Lozano" w:date="2025-03-31T20:53:00Z" w16du:dateUtc="2025-04-01T00:53:00Z">
        <w:r w:rsidR="00CF7735">
          <w:rPr>
            <w:lang w:val="en-US"/>
          </w:rPr>
          <w:t>ular segmentation:</w:t>
        </w:r>
      </w:ins>
      <w:ins w:id="328" w:author="Sofia Fernandez Lozano" w:date="2025-03-31T20:39:00Z" w16du:dateUtc="2025-04-01T00:39:00Z">
        <w:r w:rsidR="00F87B55">
          <w:rPr>
            <w:lang w:val="en-US"/>
          </w:rPr>
          <w:t xml:space="preserve"> Dice </w:t>
        </w:r>
      </w:ins>
      <w:ins w:id="329" w:author="Sofia Fernandez Lozano" w:date="2025-03-31T20:53:00Z" w16du:dateUtc="2025-04-01T00:53:00Z">
        <w:r w:rsidR="00CF7735">
          <w:rPr>
            <w:lang w:val="en-US"/>
          </w:rPr>
          <w:t xml:space="preserve">coefficient differences were significant </w:t>
        </w:r>
      </w:ins>
      <w:ins w:id="330" w:author="Sofia Fernandez Lozano" w:date="2025-03-31T20:39:00Z" w16du:dateUtc="2025-04-01T00:39:00Z">
        <w:r w:rsidR="00F87B55">
          <w:rPr>
            <w:lang w:val="en-US"/>
          </w:rPr>
          <w:t xml:space="preserve">on </w:t>
        </w:r>
      </w:ins>
      <w:ins w:id="331" w:author="Sofia Fernandez Lozano" w:date="2025-03-31T20:53:00Z" w16du:dateUtc="2025-04-01T00:53:00Z">
        <w:r w:rsidR="00CF7735">
          <w:rPr>
            <w:lang w:val="en-US"/>
          </w:rPr>
          <w:t xml:space="preserve">all </w:t>
        </w:r>
      </w:ins>
      <w:ins w:id="332" w:author="Sofia Fernandez Lozano" w:date="2025-03-31T20:39:00Z" w16du:dateUtc="2025-04-01T00:39:00Z">
        <w:r w:rsidR="00F87B55">
          <w:rPr>
            <w:lang w:val="en-US"/>
          </w:rPr>
          <w:t>methods (</w:t>
        </w:r>
      </w:ins>
      <w:ins w:id="333" w:author="Sofia Fernandez Lozano" w:date="2025-03-31T21:01:00Z" w16du:dateUtc="2025-04-01T01:01:00Z">
        <w:r w:rsidR="00246144">
          <w:rPr>
            <w:lang w:val="en-US"/>
          </w:rPr>
          <w:t xml:space="preserve">FDR-adjusted </w:t>
        </w:r>
      </w:ins>
      <w:ins w:id="334" w:author="Sofia Fernandez Lozano" w:date="2025-03-31T20:39:00Z" w16du:dateUtc="2025-04-01T00:39:00Z">
        <w:r w:rsidR="00F87B55" w:rsidRPr="00246144">
          <w:rPr>
            <w:i/>
            <w:iCs/>
            <w:lang w:val="en-US"/>
            <w:rPrChange w:id="335" w:author="Sofia Fernandez Lozano" w:date="2025-03-31T21:01:00Z" w16du:dateUtc="2025-04-01T01:01:00Z">
              <w:rPr>
                <w:lang w:val="en-US"/>
              </w:rPr>
            </w:rPrChange>
          </w:rPr>
          <w:t>p</w:t>
        </w:r>
        <w:r w:rsidR="00F87B55">
          <w:rPr>
            <w:lang w:val="en-US"/>
          </w:rPr>
          <w:t xml:space="preserve"> </w:t>
        </w:r>
      </w:ins>
      <w:ins w:id="336" w:author="Sofia Fernandez Lozano" w:date="2025-03-31T21:10:00Z" w16du:dateUtc="2025-04-01T01:10:00Z">
        <w:r w:rsidR="009B0AE0">
          <w:rPr>
            <w:lang w:val="en-US"/>
          </w:rPr>
          <w:t>≤</w:t>
        </w:r>
      </w:ins>
      <w:ins w:id="337" w:author="Sofia Fernandez Lozano" w:date="2025-03-31T20:39:00Z" w16du:dateUtc="2025-04-01T00:39:00Z">
        <w:r w:rsidR="00F87B55">
          <w:rPr>
            <w:lang w:val="en-US"/>
          </w:rPr>
          <w:t xml:space="preserve"> 0.001)</w:t>
        </w:r>
      </w:ins>
      <w:ins w:id="338" w:author="Sofia Fernandez Lozano" w:date="2025-03-31T20:54:00Z" w16du:dateUtc="2025-04-01T00:54:00Z">
        <w:r w:rsidR="00CF7735">
          <w:rPr>
            <w:lang w:val="en-US"/>
          </w:rPr>
          <w:t>;</w:t>
        </w:r>
      </w:ins>
      <w:ins w:id="339" w:author="Sofia Fernandez Lozano" w:date="2025-03-31T20:39:00Z" w16du:dateUtc="2025-04-01T00:39:00Z">
        <w:r w:rsidR="00F87B55">
          <w:rPr>
            <w:lang w:val="en-US"/>
          </w:rPr>
          <w:t xml:space="preserve"> </w:t>
        </w:r>
      </w:ins>
      <w:ins w:id="340" w:author="Sofia Fernandez Lozano" w:date="2025-03-31T20:54:00Z" w16du:dateUtc="2025-04-01T00:54:00Z">
        <w:r w:rsidR="00CF7735">
          <w:rPr>
            <w:lang w:val="en-US"/>
          </w:rPr>
          <w:t>k</w:t>
        </w:r>
      </w:ins>
      <w:ins w:id="341" w:author="Sofia Fernandez Lozano" w:date="2025-03-31T20:39:00Z" w16du:dateUtc="2025-04-01T00:39:00Z">
        <w:r w:rsidR="00F87B55">
          <w:rPr>
            <w:lang w:val="en-US"/>
          </w:rPr>
          <w:t>appa</w:t>
        </w:r>
      </w:ins>
      <w:ins w:id="342" w:author="Sofia Fernandez Lozano" w:date="2025-03-31T20:40:00Z" w16du:dateUtc="2025-04-01T00:40:00Z">
        <w:r w:rsidR="00F87B55">
          <w:rPr>
            <w:lang w:val="en-US"/>
          </w:rPr>
          <w:t xml:space="preserve"> and </w:t>
        </w:r>
      </w:ins>
      <w:ins w:id="343" w:author="Sofia Fernandez Lozano" w:date="2025-03-31T20:54:00Z" w16du:dateUtc="2025-04-01T00:54:00Z">
        <w:r w:rsidR="00CF7735">
          <w:rPr>
            <w:lang w:val="en-US"/>
          </w:rPr>
          <w:t>s</w:t>
        </w:r>
      </w:ins>
      <w:ins w:id="344" w:author="Sofia Fernandez Lozano" w:date="2025-03-31T20:40:00Z" w16du:dateUtc="2025-04-01T00:40:00Z">
        <w:r w:rsidR="00F87B55">
          <w:rPr>
            <w:lang w:val="en-US"/>
          </w:rPr>
          <w:t xml:space="preserve">ensitivity </w:t>
        </w:r>
      </w:ins>
      <w:ins w:id="345" w:author="Sofia Fernandez Lozano" w:date="2025-03-31T20:54:00Z" w16du:dateUtc="2025-04-01T00:54:00Z">
        <w:r w:rsidR="00CF7735">
          <w:rPr>
            <w:lang w:val="en-US"/>
          </w:rPr>
          <w:t>differences were also significant for</w:t>
        </w:r>
      </w:ins>
      <w:ins w:id="346" w:author="Sofia Fernandez Lozano" w:date="2025-03-31T20:40:00Z" w16du:dateUtc="2025-04-01T00:40:00Z">
        <w:r w:rsidR="00F87B55">
          <w:rPr>
            <w:lang w:val="en-US"/>
          </w:rPr>
          <w:t xml:space="preserve"> NLPB and CNN (</w:t>
        </w:r>
      </w:ins>
      <w:ins w:id="347" w:author="Sofia Fernandez Lozano" w:date="2025-03-31T21:01:00Z" w16du:dateUtc="2025-04-01T01:01:00Z">
        <w:r w:rsidR="00246144">
          <w:rPr>
            <w:lang w:val="en-US"/>
          </w:rPr>
          <w:t xml:space="preserve">FDR-adjusted </w:t>
        </w:r>
      </w:ins>
      <w:ins w:id="348" w:author="Sofia Fernandez Lozano" w:date="2025-03-31T20:40:00Z" w16du:dateUtc="2025-04-01T00:40:00Z">
        <w:r w:rsidR="00F87B55" w:rsidRPr="00246144">
          <w:rPr>
            <w:i/>
            <w:iCs/>
            <w:lang w:val="en-US"/>
            <w:rPrChange w:id="349" w:author="Sofia Fernandez Lozano" w:date="2025-03-31T21:01:00Z" w16du:dateUtc="2025-04-01T01:01:00Z">
              <w:rPr>
                <w:lang w:val="en-US"/>
              </w:rPr>
            </w:rPrChange>
          </w:rPr>
          <w:t>p</w:t>
        </w:r>
        <w:r w:rsidR="00F87B55">
          <w:rPr>
            <w:lang w:val="en-US"/>
          </w:rPr>
          <w:t xml:space="preserve"> &lt; 0.05). </w:t>
        </w:r>
      </w:ins>
      <w:ins w:id="350" w:author="Sofia Fernandez Lozano" w:date="2025-03-31T20:55:00Z" w16du:dateUtc="2025-04-01T00:55:00Z">
        <w:r w:rsidR="00CF7735">
          <w:rPr>
            <w:lang w:val="en-US"/>
          </w:rPr>
          <w:t>R</w:t>
        </w:r>
      </w:ins>
      <w:ins w:id="351" w:author="Sofia Fernandez Lozano" w:date="2025-03-31T20:40:00Z" w16du:dateUtc="2025-04-01T00:40:00Z">
        <w:r w:rsidR="00F87B55">
          <w:rPr>
            <w:lang w:val="en-US"/>
          </w:rPr>
          <w:t xml:space="preserve">obust effect-sizes </w:t>
        </w:r>
      </w:ins>
      <w:ins w:id="352" w:author="Sofia Fernandez Lozano" w:date="2025-03-31T20:41:00Z" w16du:dateUtc="2025-04-01T00:41:00Z">
        <w:r w:rsidR="00F87B55">
          <w:rPr>
            <w:lang w:val="en-US"/>
          </w:rPr>
          <w:t xml:space="preserve">(ψ), 95% confidence intervals and FDR-adjusted </w:t>
        </w:r>
        <w:r w:rsidR="00F87B55">
          <w:rPr>
            <w:i/>
            <w:iCs/>
            <w:lang w:val="en-US"/>
          </w:rPr>
          <w:t>p-</w:t>
        </w:r>
        <w:r w:rsidR="00F87B55">
          <w:rPr>
            <w:lang w:val="en-US"/>
          </w:rPr>
          <w:t xml:space="preserve">values are </w:t>
        </w:r>
      </w:ins>
      <w:ins w:id="353" w:author="Sofia Fernandez Lozano" w:date="2025-03-31T20:55:00Z" w16du:dateUtc="2025-04-01T00:55:00Z">
        <w:r w:rsidR="00CF7735">
          <w:rPr>
            <w:lang w:val="en-US"/>
          </w:rPr>
          <w:t>reported i</w:t>
        </w:r>
      </w:ins>
      <w:ins w:id="354" w:author="Sofia Fernandez Lozano" w:date="2025-03-31T20:41:00Z" w16du:dateUtc="2025-04-01T00:41:00Z">
        <w:r w:rsidR="00F87B55">
          <w:rPr>
            <w:lang w:val="en-US"/>
          </w:rPr>
          <w:t xml:space="preserve">n Table S3. </w:t>
        </w:r>
      </w:ins>
      <w:ins w:id="355" w:author="Sofia Fernandez Lozano" w:date="2025-03-31T20:38:00Z" w16du:dateUtc="2025-04-01T00:38:00Z">
        <w:r w:rsidR="00F87B55">
          <w:rPr>
            <w:lang w:val="en-US"/>
          </w:rPr>
          <w:t xml:space="preserve"> </w:t>
        </w:r>
      </w:ins>
    </w:p>
    <w:p w14:paraId="0813C1BF" w14:textId="173FACA8" w:rsidR="006D6639" w:rsidRPr="00271672" w:rsidRDefault="00246144" w:rsidP="00A23993">
      <w:pPr>
        <w:spacing w:line="360" w:lineRule="auto"/>
        <w:jc w:val="both"/>
        <w:rPr>
          <w:lang w:val="en-US"/>
        </w:rPr>
      </w:pPr>
      <w:ins w:id="356" w:author="Sofia Fernandez Lozano" w:date="2025-03-31T20:57:00Z" w16du:dateUtc="2025-04-01T00:57:00Z">
        <w:r>
          <w:rPr>
            <w:lang w:val="en-US"/>
          </w:rPr>
          <w:t xml:space="preserve">Across pairwise comparisons, </w:t>
        </w:r>
      </w:ins>
      <w:ins w:id="357" w:author="Sofia Fernandez Lozano" w:date="2025-03-31T20:58:00Z" w16du:dateUtc="2025-04-01T00:58:00Z">
        <w:r>
          <w:rPr>
            <w:lang w:val="en-US"/>
          </w:rPr>
          <w:t>CNN significantly outperformed both MALF and NLPB across all five segmentation performance metrics for both HC and CSF. Differences were especially pronounced for Dice coefficient</w:t>
        </w:r>
      </w:ins>
      <w:ins w:id="358" w:author="Sofia Fernandez Lozano" w:date="2025-03-31T21:05:00Z" w16du:dateUtc="2025-04-01T01:05:00Z">
        <w:r>
          <w:rPr>
            <w:lang w:val="en-US"/>
          </w:rPr>
          <w:t xml:space="preserve">, </w:t>
        </w:r>
      </w:ins>
      <w:ins w:id="359" w:author="Sofia Fernandez Lozano" w:date="2025-03-31T20:58:00Z" w16du:dateUtc="2025-04-01T00:58:00Z">
        <w:r>
          <w:rPr>
            <w:lang w:val="en-US"/>
          </w:rPr>
          <w:t>Cohen’s kappa</w:t>
        </w:r>
      </w:ins>
      <w:ins w:id="360" w:author="Sofia Fernandez Lozano" w:date="2025-03-31T20:59:00Z" w16du:dateUtc="2025-04-01T00:59:00Z">
        <w:r>
          <w:rPr>
            <w:lang w:val="en-US"/>
          </w:rPr>
          <w:t xml:space="preserve">, </w:t>
        </w:r>
      </w:ins>
      <w:ins w:id="361" w:author="Sofia Fernandez Lozano" w:date="2025-03-31T21:05:00Z" w16du:dateUtc="2025-04-01T01:05:00Z">
        <w:r>
          <w:rPr>
            <w:lang w:val="en-US"/>
          </w:rPr>
          <w:t xml:space="preserve">and sensitivity </w:t>
        </w:r>
      </w:ins>
      <w:ins w:id="362" w:author="Sofia Fernandez Lozano" w:date="2025-03-31T20:59:00Z" w16du:dateUtc="2025-04-01T00:59:00Z">
        <w:r>
          <w:rPr>
            <w:lang w:val="en-US"/>
          </w:rPr>
          <w:t>with robust effect sizes (ψ) consistently exceeding 0.04</w:t>
        </w:r>
      </w:ins>
      <w:ins w:id="363" w:author="Sofia Fernandez Lozano" w:date="2025-03-31T21:02:00Z" w16du:dateUtc="2025-04-01T01:02:00Z">
        <w:r>
          <w:rPr>
            <w:lang w:val="en-US"/>
          </w:rPr>
          <w:t xml:space="preserve"> for the HC and </w:t>
        </w:r>
      </w:ins>
      <w:ins w:id="364" w:author="Sofia Fernandez Lozano" w:date="2025-03-31T21:03:00Z" w16du:dateUtc="2025-04-01T01:03:00Z">
        <w:r>
          <w:rPr>
            <w:lang w:val="en-US"/>
          </w:rPr>
          <w:t>0.15 for CSF (</w:t>
        </w:r>
      </w:ins>
      <w:ins w:id="365" w:author="Sofia Fernandez Lozano" w:date="2025-03-31T21:04:00Z" w16du:dateUtc="2025-04-01T01:04:00Z">
        <w:r>
          <w:rPr>
            <w:lang w:val="en-US"/>
          </w:rPr>
          <w:t xml:space="preserve">all, FDR-adjusted </w:t>
        </w:r>
        <w:r>
          <w:rPr>
            <w:i/>
            <w:iCs/>
            <w:lang w:val="en-US"/>
          </w:rPr>
          <w:t xml:space="preserve">p </w:t>
        </w:r>
        <w:r>
          <w:rPr>
            <w:lang w:val="en-US"/>
          </w:rPr>
          <w:t>&lt; 0.001</w:t>
        </w:r>
      </w:ins>
      <w:ins w:id="366" w:author="Sofia Fernandez Lozano" w:date="2025-03-31T21:11:00Z" w16du:dateUtc="2025-04-01T01:11:00Z">
        <w:r w:rsidR="009B0AE0">
          <w:rPr>
            <w:lang w:val="en-US"/>
          </w:rPr>
          <w:t>).</w:t>
        </w:r>
      </w:ins>
      <w:ins w:id="367" w:author="Sofia Fernandez Lozano" w:date="2025-03-31T21:04:00Z" w16du:dateUtc="2025-04-01T01:04:00Z">
        <w:r>
          <w:rPr>
            <w:lang w:val="en-US"/>
          </w:rPr>
          <w:t xml:space="preserve"> </w:t>
        </w:r>
      </w:ins>
      <w:ins w:id="368" w:author="Sofia Fernandez Lozano" w:date="2025-03-31T21:07:00Z" w16du:dateUtc="2025-04-01T01:07:00Z">
        <w:r w:rsidR="009B0AE0">
          <w:rPr>
            <w:lang w:val="en-US"/>
          </w:rPr>
          <w:t xml:space="preserve">While MALF outperformed NLPB in some of the </w:t>
        </w:r>
      </w:ins>
      <w:ins w:id="369" w:author="Sofia Fernandez Lozano" w:date="2025-03-31T21:08:00Z" w16du:dateUtc="2025-04-01T01:08:00Z">
        <w:r w:rsidR="009B0AE0">
          <w:rPr>
            <w:lang w:val="en-US"/>
          </w:rPr>
          <w:t xml:space="preserve">HC metrics (kappa and sensitivity, ψ </w:t>
        </w:r>
      </w:ins>
      <w:ins w:id="370" w:author="Sofia Fernandez Lozano" w:date="2025-03-31T21:10:00Z" w16du:dateUtc="2025-04-01T01:10:00Z">
        <w:r w:rsidR="009B0AE0">
          <w:rPr>
            <w:lang w:val="en-US"/>
          </w:rPr>
          <w:t xml:space="preserve">≈ 0.01, FDR-adjusted </w:t>
        </w:r>
        <w:r w:rsidR="009B0AE0" w:rsidRPr="005A71E3">
          <w:rPr>
            <w:i/>
            <w:iCs/>
            <w:lang w:val="en-US"/>
          </w:rPr>
          <w:t>p</w:t>
        </w:r>
        <w:r w:rsidR="009B0AE0">
          <w:rPr>
            <w:lang w:val="en-US"/>
          </w:rPr>
          <w:t xml:space="preserve"> ≤ 0.001</w:t>
        </w:r>
      </w:ins>
      <w:ins w:id="371" w:author="Sofia Fernandez Lozano" w:date="2025-03-31T21:11:00Z" w16du:dateUtc="2025-04-01T01:11:00Z">
        <w:r w:rsidR="009B0AE0">
          <w:rPr>
            <w:lang w:val="en-US"/>
          </w:rPr>
          <w:t>), the differences were inconsistent for CSF (Tables S4 &amp; S5).</w:t>
        </w:r>
      </w:ins>
      <w:del w:id="372" w:author="Sofia Fernandez Lozano" w:date="2025-03-31T20:57:00Z" w16du:dateUtc="2025-04-01T00:57:00Z">
        <w:r w:rsidR="0066025B" w:rsidRPr="0B4994EC" w:rsidDel="00246144">
          <w:rPr>
            <w:lang w:val="en-US"/>
          </w:rPr>
          <w:delText xml:space="preserve">The CNN-based method showed the best performance in both HC and CSF segmentations </w:delText>
        </w:r>
      </w:del>
      <w:del w:id="373" w:author="Sofia Fernandez Lozano" w:date="2025-03-31T20:43:00Z" w16du:dateUtc="2025-04-01T00:43:00Z">
        <w:r w:rsidR="0066025B" w:rsidRPr="0B4994EC" w:rsidDel="00CF7735">
          <w:rPr>
            <w:lang w:val="en-US"/>
          </w:rPr>
          <w:delText xml:space="preserve">with a median </w:delText>
        </w:r>
      </w:del>
      <w:del w:id="374" w:author="Sofia Fernandez Lozano" w:date="2025-03-12T22:33:00Z" w16du:dateUtc="2025-03-13T02:33:00Z">
        <w:r w:rsidR="0066025B" w:rsidRPr="0B4994EC">
          <w:rPr>
            <w:lang w:val="en-US"/>
          </w:rPr>
          <w:delText xml:space="preserve">Kappa value </w:delText>
        </w:r>
        <w:r w:rsidR="00D2714E" w:rsidRPr="0B4994EC">
          <w:rPr>
            <w:lang w:val="en-US"/>
          </w:rPr>
          <w:delText xml:space="preserve">K = </w:delText>
        </w:r>
      </w:del>
      <w:del w:id="375" w:author="Sofia Fernandez Lozano" w:date="2025-03-31T20:43:00Z" w16du:dateUtc="2025-04-01T00:43:00Z">
        <w:r w:rsidR="0066025B" w:rsidRPr="0B4994EC" w:rsidDel="00CF7735">
          <w:rPr>
            <w:lang w:val="en-US"/>
          </w:rPr>
          <w:delText xml:space="preserve">0.96 for both </w:delText>
        </w:r>
        <w:r w:rsidR="007E4CC4" w:rsidRPr="0B4994EC" w:rsidDel="00CF7735">
          <w:rPr>
            <w:lang w:val="en-US"/>
          </w:rPr>
          <w:delText xml:space="preserve">HC </w:delText>
        </w:r>
        <w:r w:rsidR="0066025B" w:rsidRPr="0B4994EC" w:rsidDel="00CF7735">
          <w:rPr>
            <w:lang w:val="en-US"/>
          </w:rPr>
          <w:delText>sides,</w:delText>
        </w:r>
        <w:r w:rsidR="007E4CC4" w:rsidRPr="0B4994EC" w:rsidDel="00CF7735">
          <w:rPr>
            <w:lang w:val="en-US"/>
          </w:rPr>
          <w:delText xml:space="preserve"> with K =</w:delText>
        </w:r>
        <w:r w:rsidR="0066025B" w:rsidRPr="0B4994EC" w:rsidDel="00CF7735">
          <w:rPr>
            <w:lang w:val="en-US"/>
          </w:rPr>
          <w:delText xml:space="preserve"> 0.9</w:delText>
        </w:r>
      </w:del>
      <w:del w:id="376" w:author="Sofia Fernandez Lozano" w:date="2025-03-12T22:30:00Z" w16du:dateUtc="2025-03-13T02:30:00Z">
        <w:r w:rsidR="0066025B" w:rsidRPr="0B4994EC" w:rsidDel="009A36F3">
          <w:rPr>
            <w:lang w:val="en-US"/>
          </w:rPr>
          <w:delText>2</w:delText>
        </w:r>
      </w:del>
      <w:del w:id="377" w:author="Sofia Fernandez Lozano" w:date="2025-03-12T22:38:00Z" w16du:dateUtc="2025-03-13T02:38:00Z">
        <w:r w:rsidR="0066025B" w:rsidRPr="0B4994EC">
          <w:rPr>
            <w:lang w:val="en-US"/>
          </w:rPr>
          <w:delText xml:space="preserve"> and</w:delText>
        </w:r>
        <w:r w:rsidR="007E4CC4" w:rsidRPr="0B4994EC">
          <w:rPr>
            <w:lang w:val="en-US"/>
          </w:rPr>
          <w:delText xml:space="preserve"> K =</w:delText>
        </w:r>
        <w:r w:rsidR="0066025B" w:rsidRPr="0B4994EC">
          <w:rPr>
            <w:lang w:val="en-US"/>
          </w:rPr>
          <w:delText xml:space="preserve"> 0.9</w:delText>
        </w:r>
      </w:del>
      <w:del w:id="378" w:author="Sofia Fernandez Lozano" w:date="2025-03-12T22:30:00Z" w16du:dateUtc="2025-03-13T02:30:00Z">
        <w:r w:rsidR="0066025B" w:rsidRPr="0B4994EC">
          <w:rPr>
            <w:lang w:val="en-US"/>
          </w:rPr>
          <w:delText>1</w:delText>
        </w:r>
      </w:del>
      <w:del w:id="379" w:author="Sofia Fernandez Lozano" w:date="2025-03-12T22:38:00Z" w16du:dateUtc="2025-03-13T02:38:00Z">
        <w:r w:rsidR="0066025B" w:rsidRPr="0B4994EC">
          <w:rPr>
            <w:lang w:val="en-US"/>
          </w:rPr>
          <w:delText xml:space="preserve"> </w:delText>
        </w:r>
      </w:del>
      <w:del w:id="380" w:author="Sofia Fernandez Lozano" w:date="2025-03-31T20:43:00Z" w16du:dateUtc="2025-04-01T00:43:00Z">
        <w:r w:rsidR="0066025B" w:rsidRPr="0B4994EC" w:rsidDel="00CF7735">
          <w:rPr>
            <w:lang w:val="en-US"/>
          </w:rPr>
          <w:delText>for left and right</w:delText>
        </w:r>
        <w:r w:rsidR="00F933D6" w:rsidRPr="0B4994EC" w:rsidDel="00CF7735">
          <w:rPr>
            <w:lang w:val="en-US"/>
          </w:rPr>
          <w:delText xml:space="preserve"> CSF in the</w:delText>
        </w:r>
        <w:r w:rsidR="0066025B" w:rsidRPr="0B4994EC" w:rsidDel="00CF7735">
          <w:rPr>
            <w:lang w:val="en-US"/>
          </w:rPr>
          <w:delText xml:space="preserve"> </w:delText>
        </w:r>
        <w:r w:rsidR="00F933D6" w:rsidRPr="0B4994EC" w:rsidDel="00CF7735">
          <w:rPr>
            <w:lang w:val="en-US"/>
          </w:rPr>
          <w:delText xml:space="preserve">temporal horns of the lateral ventricles, </w:delText>
        </w:r>
        <w:r w:rsidR="0066025B" w:rsidRPr="0B4994EC" w:rsidDel="00CF7735">
          <w:rPr>
            <w:lang w:val="en-US"/>
          </w:rPr>
          <w:delText xml:space="preserve">respectively. The Kruskal-Wallis test </w:delText>
        </w:r>
        <w:r w:rsidR="00F933D6" w:rsidRPr="0B4994EC" w:rsidDel="00CF7735">
          <w:rPr>
            <w:lang w:val="en-US"/>
          </w:rPr>
          <w:delText xml:space="preserve">of Kappa values </w:delText>
        </w:r>
        <w:r w:rsidR="0066025B" w:rsidRPr="0B4994EC" w:rsidDel="00CF7735">
          <w:rPr>
            <w:lang w:val="en-US"/>
          </w:rPr>
          <w:delText>showed significant differences between the different segmentation</w:delText>
        </w:r>
        <w:r w:rsidR="00F933D6" w:rsidRPr="0B4994EC" w:rsidDel="00CF7735">
          <w:rPr>
            <w:lang w:val="en-US"/>
          </w:rPr>
          <w:delText xml:space="preserve"> methods</w:delText>
        </w:r>
        <w:r w:rsidR="0066025B" w:rsidRPr="0B4994EC" w:rsidDel="00CF7735">
          <w:rPr>
            <w:lang w:val="en-US"/>
          </w:rPr>
          <w:delText xml:space="preserve"> for the HC (left: X2 = 141.32, p &lt; 0.001; right: X2 = 132.06, p &lt; 0.001) and CSF </w:delText>
        </w:r>
        <w:r w:rsidR="00F933D6" w:rsidRPr="0B4994EC" w:rsidDel="00CF7735">
          <w:rPr>
            <w:lang w:val="en-US"/>
          </w:rPr>
          <w:delText xml:space="preserve">regions </w:delText>
        </w:r>
        <w:r w:rsidR="0066025B" w:rsidRPr="0B4994EC" w:rsidDel="00CF7735">
          <w:rPr>
            <w:lang w:val="en-US"/>
          </w:rPr>
          <w:delText xml:space="preserve">(left: X2 = 167.4, p &lt; 0.001; right: X2 = 173.04, p &lt; 0.001). Post-hoc analyses showed that, for both sides, CNN was better than NLPB and MALF in segmenting HC (p &lt; 0.001), while the performance of NLPB and MALF were comparable (left: p = 0.892; right: p = 0.14). When segmenting CSF, all comparisons between the three methods were statistically significant (p &lt; 0.001). </w:delText>
        </w:r>
      </w:del>
    </w:p>
    <w:p w14:paraId="0121455B" w14:textId="67B076A9" w:rsidR="00D46121" w:rsidRPr="00230D38" w:rsidDel="00664B79" w:rsidRDefault="0066025B" w:rsidP="00664B79">
      <w:pPr>
        <w:spacing w:line="360" w:lineRule="auto"/>
        <w:jc w:val="both"/>
        <w:rPr>
          <w:del w:id="381" w:author="Sofia Fernandez Lozano" w:date="2025-03-31T21:22:00Z" w16du:dateUtc="2025-04-01T01:22:00Z"/>
          <w:lang w:val="en-US"/>
        </w:rPr>
      </w:pPr>
      <w:r w:rsidRPr="0B4994EC">
        <w:rPr>
          <w:lang w:val="en-US"/>
        </w:rPr>
        <w:t xml:space="preserve">Figure 2 shows correlations between volumes obtained from the original manual labels and those from computed segmentations. </w:t>
      </w:r>
      <w:r w:rsidR="58D4F3F7" w:rsidRPr="0B4994EC">
        <w:rPr>
          <w:color w:val="000000" w:themeColor="text1"/>
          <w:lang w:val="en-US"/>
        </w:rPr>
        <w:t>All associations were significant (</w:t>
      </w:r>
      <w:ins w:id="382" w:author="Sofia Fernandez Lozano" w:date="2025-03-31T21:12:00Z" w16du:dateUtc="2025-04-01T01:12:00Z">
        <w:r w:rsidR="009B0AE0">
          <w:rPr>
            <w:color w:val="000000" w:themeColor="text1"/>
            <w:lang w:val="en-US"/>
          </w:rPr>
          <w:t xml:space="preserve">FDR-adjusted </w:t>
        </w:r>
        <w:r w:rsidR="009B0AE0">
          <w:rPr>
            <w:i/>
            <w:iCs/>
            <w:color w:val="000000" w:themeColor="text1"/>
            <w:lang w:val="en-US"/>
          </w:rPr>
          <w:t>p</w:t>
        </w:r>
      </w:ins>
      <w:del w:id="383" w:author="Sofia Fernandez Lozano" w:date="2025-03-31T21:12:00Z" w16du:dateUtc="2025-04-01T01:12:00Z">
        <w:r w:rsidR="58D4F3F7" w:rsidRPr="0B4994EC" w:rsidDel="009B0AE0">
          <w:rPr>
            <w:color w:val="000000" w:themeColor="text1"/>
            <w:lang w:val="en-US"/>
          </w:rPr>
          <w:delText>p</w:delText>
        </w:r>
      </w:del>
      <w:r w:rsidR="58D4F3F7" w:rsidRPr="0B4994EC">
        <w:rPr>
          <w:color w:val="000000" w:themeColor="text1"/>
          <w:lang w:val="en-US"/>
        </w:rPr>
        <w:t xml:space="preserve"> &lt; 0.001).</w:t>
      </w:r>
      <w:r w:rsidR="58D4F3F7" w:rsidRPr="0B4994EC">
        <w:rPr>
          <w:lang w:val="en-US"/>
        </w:rPr>
        <w:t xml:space="preserve"> </w:t>
      </w:r>
      <w:r w:rsidRPr="0B4994EC">
        <w:rPr>
          <w:lang w:val="en-US"/>
        </w:rPr>
        <w:t xml:space="preserve">The Spearman’s rho values for the CNN method were almost 1 </w:t>
      </w:r>
      <w:ins w:id="384" w:author="Sofia Fernandez Lozano" w:date="2025-03-31T21:19:00Z" w16du:dateUtc="2025-04-01T01:19:00Z">
        <w:r w:rsidR="00664B79">
          <w:rPr>
            <w:lang w:val="en-US"/>
          </w:rPr>
          <w:t>(</w:t>
        </w:r>
      </w:ins>
      <w:ins w:id="385" w:author="Sofia Fernandez Lozano" w:date="2025-03-31T21:20:00Z" w16du:dateUtc="2025-04-01T01:20:00Z">
        <w:r w:rsidR="00664B79">
          <w:rPr>
            <w:lang w:val="en-US"/>
          </w:rPr>
          <w:t>ρ ≈ 0.98</w:t>
        </w:r>
      </w:ins>
      <w:ins w:id="386" w:author="Sofia Fernandez Lozano" w:date="2025-03-31T21:21:00Z" w16du:dateUtc="2025-04-01T01:21:00Z">
        <w:r w:rsidR="00664B79">
          <w:rPr>
            <w:lang w:val="en-US"/>
          </w:rPr>
          <w:t>)</w:t>
        </w:r>
      </w:ins>
      <w:ins w:id="387" w:author="Sofia Fernandez Lozano" w:date="2025-03-31T21:19:00Z" w16du:dateUtc="2025-04-01T01:19:00Z">
        <w:r w:rsidR="00664B79">
          <w:rPr>
            <w:lang w:val="en-US"/>
          </w:rPr>
          <w:t xml:space="preserve"> </w:t>
        </w:r>
      </w:ins>
      <w:r w:rsidRPr="0B4994EC">
        <w:rPr>
          <w:lang w:val="en-US"/>
        </w:rPr>
        <w:t>for both HCvol and CSFvol</w:t>
      </w:r>
      <w:r w:rsidR="00192D27" w:rsidRPr="0B4994EC">
        <w:rPr>
          <w:lang w:val="en-US"/>
        </w:rPr>
        <w:t xml:space="preserve"> on both left and right sides</w:t>
      </w:r>
      <w:r w:rsidRPr="0B4994EC">
        <w:rPr>
          <w:lang w:val="en-US"/>
        </w:rPr>
        <w:t xml:space="preserve">. While the correlations were lower for NLPB, they still showed strong associations with the manual labels (HCvol, </w:t>
      </w:r>
      <w:ins w:id="388" w:author="Sofia Fernandez Lozano" w:date="2025-03-31T21:21:00Z" w16du:dateUtc="2025-04-01T01:21:00Z">
        <w:r w:rsidR="00664B79">
          <w:rPr>
            <w:lang w:val="en-US"/>
          </w:rPr>
          <w:t>ρ</w:t>
        </w:r>
      </w:ins>
      <w:del w:id="389" w:author="Sofia Fernandez Lozano" w:date="2025-03-31T21:21:00Z" w16du:dateUtc="2025-04-01T01:21:00Z">
        <w:r w:rsidRPr="0B4994EC" w:rsidDel="00664B79">
          <w:rPr>
            <w:lang w:val="en-US"/>
          </w:rPr>
          <w:delText>rho</w:delText>
        </w:r>
      </w:del>
      <w:r w:rsidRPr="0B4994EC">
        <w:rPr>
          <w:lang w:val="en-US"/>
        </w:rPr>
        <w:t xml:space="preserve"> = 0.9</w:t>
      </w:r>
      <w:ins w:id="390" w:author="Sofia Fernandez Lozano" w:date="2025-03-31T21:19:00Z" w16du:dateUtc="2025-04-01T01:19:00Z">
        <w:r w:rsidR="00664B79">
          <w:rPr>
            <w:lang w:val="en-US"/>
          </w:rPr>
          <w:t>0</w:t>
        </w:r>
      </w:ins>
      <w:del w:id="391" w:author="Sofia Fernandez Lozano" w:date="2025-03-31T21:18:00Z" w16du:dateUtc="2025-04-01T01:18:00Z">
        <w:r w:rsidRPr="0B4994EC" w:rsidDel="00664B79">
          <w:rPr>
            <w:lang w:val="en-US"/>
          </w:rPr>
          <w:delText>3</w:delText>
        </w:r>
      </w:del>
      <w:r w:rsidRPr="0B4994EC">
        <w:rPr>
          <w:lang w:val="en-US"/>
        </w:rPr>
        <w:t xml:space="preserve">; CSFvol, </w:t>
      </w:r>
      <w:ins w:id="392" w:author="Sofia Fernandez Lozano" w:date="2025-03-31T21:21:00Z" w16du:dateUtc="2025-04-01T01:21:00Z">
        <w:r w:rsidR="00664B79">
          <w:rPr>
            <w:lang w:val="en-US"/>
          </w:rPr>
          <w:t>ρ</w:t>
        </w:r>
      </w:ins>
      <w:del w:id="393" w:author="Sofia Fernandez Lozano" w:date="2025-03-31T21:21:00Z" w16du:dateUtc="2025-04-01T01:21:00Z">
        <w:r w:rsidRPr="0B4994EC" w:rsidDel="00664B79">
          <w:rPr>
            <w:lang w:val="en-US"/>
          </w:rPr>
          <w:delText>rho</w:delText>
        </w:r>
      </w:del>
      <w:r w:rsidRPr="0B4994EC">
        <w:rPr>
          <w:lang w:val="en-US"/>
        </w:rPr>
        <w:t xml:space="preserve"> = 0.</w:t>
      </w:r>
      <w:del w:id="394" w:author="Sofia Fernandez Lozano" w:date="2025-03-31T21:18:00Z" w16du:dateUtc="2025-04-01T01:18:00Z">
        <w:r w:rsidRPr="0B4994EC" w:rsidDel="00664B79">
          <w:rPr>
            <w:lang w:val="en-US"/>
          </w:rPr>
          <w:delText>85</w:delText>
        </w:r>
      </w:del>
      <w:ins w:id="395" w:author="Sofia Fernandez Lozano" w:date="2025-03-31T21:18:00Z" w16du:dateUtc="2025-04-01T01:18:00Z">
        <w:r w:rsidR="00664B79">
          <w:rPr>
            <w:lang w:val="en-US"/>
          </w:rPr>
          <w:t>79</w:t>
        </w:r>
      </w:ins>
      <w:r w:rsidRPr="0B4994EC">
        <w:rPr>
          <w:lang w:val="en-US"/>
        </w:rPr>
        <w:t xml:space="preserve">). MALF showed the lowest correlations among the three methods (HCvol, </w:t>
      </w:r>
      <w:ins w:id="396" w:author="Sofia Fernandez Lozano" w:date="2025-03-31T21:21:00Z" w16du:dateUtc="2025-04-01T01:21:00Z">
        <w:r w:rsidR="00664B79">
          <w:rPr>
            <w:lang w:val="en-US"/>
          </w:rPr>
          <w:t>ρ</w:t>
        </w:r>
      </w:ins>
      <w:del w:id="397" w:author="Sofia Fernandez Lozano" w:date="2025-03-31T21:21:00Z" w16du:dateUtc="2025-04-01T01:21:00Z">
        <w:r w:rsidRPr="0B4994EC" w:rsidDel="00664B79">
          <w:rPr>
            <w:lang w:val="en-US"/>
          </w:rPr>
          <w:delText>rho</w:delText>
        </w:r>
      </w:del>
      <w:r w:rsidRPr="0B4994EC">
        <w:rPr>
          <w:lang w:val="en-US"/>
        </w:rPr>
        <w:t xml:space="preserve"> = 0.8</w:t>
      </w:r>
      <w:ins w:id="398" w:author="Sofia Fernandez Lozano" w:date="2025-03-31T21:18:00Z" w16du:dateUtc="2025-04-01T01:18:00Z">
        <w:r w:rsidR="00664B79">
          <w:rPr>
            <w:lang w:val="en-US"/>
          </w:rPr>
          <w:t>6</w:t>
        </w:r>
      </w:ins>
      <w:del w:id="399" w:author="Sofia Fernandez Lozano" w:date="2025-03-31T21:18:00Z" w16du:dateUtc="2025-04-01T01:18:00Z">
        <w:r w:rsidRPr="0B4994EC" w:rsidDel="00664B79">
          <w:rPr>
            <w:lang w:val="en-US"/>
          </w:rPr>
          <w:delText>7</w:delText>
        </w:r>
      </w:del>
      <w:r w:rsidRPr="0B4994EC">
        <w:rPr>
          <w:lang w:val="en-US"/>
        </w:rPr>
        <w:t xml:space="preserve">; CSFvol, </w:t>
      </w:r>
      <w:ins w:id="400" w:author="Sofia Fernandez Lozano" w:date="2025-03-31T21:21:00Z" w16du:dateUtc="2025-04-01T01:21:00Z">
        <w:r w:rsidR="00664B79">
          <w:rPr>
            <w:lang w:val="en-US"/>
          </w:rPr>
          <w:t>ρ</w:t>
        </w:r>
      </w:ins>
      <w:del w:id="401" w:author="Sofia Fernandez Lozano" w:date="2025-03-31T21:21:00Z" w16du:dateUtc="2025-04-01T01:21:00Z">
        <w:r w:rsidRPr="0B4994EC" w:rsidDel="00664B79">
          <w:rPr>
            <w:lang w:val="en-US"/>
          </w:rPr>
          <w:delText>rho</w:delText>
        </w:r>
      </w:del>
      <w:r w:rsidRPr="0B4994EC">
        <w:rPr>
          <w:lang w:val="en-US"/>
        </w:rPr>
        <w:t xml:space="preserve"> = 0.</w:t>
      </w:r>
      <w:del w:id="402" w:author="Sofia Fernandez Lozano" w:date="2025-03-31T21:18:00Z" w16du:dateUtc="2025-04-01T01:18:00Z">
        <w:r w:rsidRPr="0B4994EC" w:rsidDel="00664B79">
          <w:rPr>
            <w:lang w:val="en-US"/>
          </w:rPr>
          <w:delText>48</w:delText>
        </w:r>
      </w:del>
      <w:ins w:id="403" w:author="Sofia Fernandez Lozano" w:date="2025-03-31T21:18:00Z" w16du:dateUtc="2025-04-01T01:18:00Z">
        <w:r w:rsidR="00664B79">
          <w:rPr>
            <w:lang w:val="en-US"/>
          </w:rPr>
          <w:t>57</w:t>
        </w:r>
      </w:ins>
      <w:r w:rsidRPr="0B4994EC">
        <w:rPr>
          <w:lang w:val="en-US"/>
        </w:rPr>
        <w:t>).</w:t>
      </w:r>
      <w:del w:id="404" w:author="Sofia Fernandez Lozano" w:date="2025-04-01T11:58:00Z" w16du:dateUtc="2025-04-01T15:58:00Z">
        <w:r w:rsidRPr="0B4994EC" w:rsidDel="00230D38">
          <w:rPr>
            <w:lang w:val="en-US"/>
          </w:rPr>
          <w:delText xml:space="preserve"> </w:delText>
        </w:r>
      </w:del>
      <w:del w:id="405" w:author="Sofia Fernandez Lozano" w:date="2025-03-31T21:22:00Z" w16du:dateUtc="2025-04-01T01:22:00Z">
        <w:r w:rsidR="00237470" w:rsidDel="00664B79">
          <w:rPr>
            <w:noProof/>
          </w:rPr>
          <w:br w:type="textWrapping" w:clear="all"/>
        </w:r>
      </w:del>
    </w:p>
    <w:p w14:paraId="4477A419" w14:textId="6B0E7B58" w:rsidR="62534559" w:rsidRDefault="62534559" w:rsidP="00664B79">
      <w:pPr>
        <w:spacing w:line="360" w:lineRule="auto"/>
        <w:jc w:val="both"/>
      </w:pPr>
      <w:del w:id="406" w:author="Sofia Fernandez Lozano" w:date="2025-03-31T21:22:00Z" w16du:dateUtc="2025-04-01T01:22:00Z">
        <w:r w:rsidRPr="0B4994EC" w:rsidDel="00664B79">
          <w:rPr>
            <w:lang w:val="en-US"/>
          </w:rPr>
          <w:delText>Figure 2. Relationship between manual and computed values of HCvol and CSFvol. Scatter plots of the volumes (measured in cc) of the left and right HC and CSF from the manual segmentations against those obtained from CNN (orange)</w:delText>
        </w:r>
      </w:del>
      <w:del w:id="407" w:author="Sofia Fernandez Lozano" w:date="2025-03-12T16:57:00Z" w16du:dateUtc="2025-03-12T20:57:00Z">
        <w:r w:rsidRPr="0B4994EC">
          <w:rPr>
            <w:lang w:val="en-US"/>
          </w:rPr>
          <w:delText>, MALF (blue) and NLPB methods (green)</w:delText>
        </w:r>
      </w:del>
      <w:del w:id="408" w:author="Sofia Fernandez Lozano" w:date="2025-03-31T21:22:00Z" w16du:dateUtc="2025-04-01T01:22:00Z">
        <w:r w:rsidRPr="0B4994EC" w:rsidDel="00664B79">
          <w:rPr>
            <w:lang w:val="en-US"/>
          </w:rPr>
          <w:delText>. The Spearman’s rho coefficients and their significance are added for each automatic method.</w:delText>
        </w:r>
      </w:del>
    </w:p>
    <w:p w14:paraId="7FCF1B94" w14:textId="314AC31E" w:rsidR="53624E30" w:rsidRDefault="0066025B" w:rsidP="008C3610">
      <w:pPr>
        <w:spacing w:line="360" w:lineRule="auto"/>
        <w:jc w:val="both"/>
        <w:rPr>
          <w:lang w:val="en-US"/>
        </w:rPr>
      </w:pPr>
      <w:r w:rsidRPr="0B4994EC">
        <w:rPr>
          <w:lang w:val="en-US"/>
        </w:rPr>
        <w:t xml:space="preserve">The Bland-Altman plots in </w:t>
      </w:r>
      <w:r w:rsidR="00192D27" w:rsidRPr="0B4994EC">
        <w:rPr>
          <w:lang w:val="en-US"/>
        </w:rPr>
        <w:t xml:space="preserve">Fig. </w:t>
      </w:r>
      <w:r w:rsidRPr="0B4994EC">
        <w:rPr>
          <w:lang w:val="en-US"/>
        </w:rPr>
        <w:t xml:space="preserve">3 show that </w:t>
      </w:r>
      <w:r w:rsidR="00192D27" w:rsidRPr="0B4994EC">
        <w:rPr>
          <w:lang w:val="en-US"/>
        </w:rPr>
        <w:t xml:space="preserve">in addition to </w:t>
      </w:r>
      <w:r w:rsidRPr="0B4994EC">
        <w:rPr>
          <w:lang w:val="en-US"/>
        </w:rPr>
        <w:t xml:space="preserve">having </w:t>
      </w:r>
      <w:r w:rsidR="00192D27" w:rsidRPr="0B4994EC">
        <w:rPr>
          <w:lang w:val="en-US"/>
        </w:rPr>
        <w:t>larger</w:t>
      </w:r>
      <w:r w:rsidRPr="0B4994EC">
        <w:rPr>
          <w:lang w:val="en-US"/>
        </w:rPr>
        <w:t xml:space="preserve"> error, MALF had a systematic bias of over</w:t>
      </w:r>
      <w:r w:rsidR="00192D27" w:rsidRPr="0B4994EC">
        <w:rPr>
          <w:lang w:val="en-US"/>
        </w:rPr>
        <w:t>-</w:t>
      </w:r>
      <w:r w:rsidRPr="0B4994EC">
        <w:rPr>
          <w:lang w:val="en-US"/>
        </w:rPr>
        <w:t xml:space="preserve">segmenting smaller HC and under-segmenting the larger </w:t>
      </w:r>
      <w:r w:rsidR="00192D27" w:rsidRPr="0B4994EC">
        <w:rPr>
          <w:lang w:val="en-US"/>
        </w:rPr>
        <w:t>HC</w:t>
      </w:r>
      <w:r w:rsidRPr="0B4994EC">
        <w:rPr>
          <w:lang w:val="en-US"/>
        </w:rPr>
        <w:t>. While NLPB had a moderate variance in error, we did not find a significant pattern of bias in its segmentations. All three methods tended to underestimate CSFvol on average, with MALF also showing a bias of under</w:t>
      </w:r>
      <w:r w:rsidR="00192D27" w:rsidRPr="0B4994EC">
        <w:rPr>
          <w:lang w:val="en-US"/>
        </w:rPr>
        <w:t>-</w:t>
      </w:r>
      <w:r w:rsidRPr="0B4994EC">
        <w:rPr>
          <w:lang w:val="en-US"/>
        </w:rPr>
        <w:t>segmenting larger ventricles compared to the smaller ones.</w:t>
      </w:r>
    </w:p>
    <w:p w14:paraId="1E392EC5" w14:textId="77777777" w:rsidR="008C3610" w:rsidRPr="008C3610" w:rsidDel="00664B79" w:rsidRDefault="008C3610" w:rsidP="008C3610">
      <w:pPr>
        <w:rPr>
          <w:del w:id="409" w:author="Sofia Fernandez Lozano" w:date="2025-03-31T21:23:00Z" w16du:dateUtc="2025-04-01T01:23:00Z"/>
          <w:lang w:val="en-US"/>
        </w:rPr>
      </w:pPr>
    </w:p>
    <w:p w14:paraId="51470ED0" w14:textId="19846D70" w:rsidR="53624E30" w:rsidDel="00664B79" w:rsidRDefault="53624E30" w:rsidP="00A23993">
      <w:pPr>
        <w:spacing w:line="360" w:lineRule="auto"/>
        <w:jc w:val="both"/>
        <w:rPr>
          <w:del w:id="410" w:author="Sofia Fernandez Lozano" w:date="2025-03-31T21:23:00Z" w16du:dateUtc="2025-04-01T01:23:00Z"/>
          <w:lang w:val="en-US"/>
        </w:rPr>
      </w:pPr>
      <w:del w:id="411" w:author="Sofia Fernandez Lozano" w:date="2025-03-31T21:23:00Z" w16du:dateUtc="2025-04-01T01:23:00Z">
        <w:r w:rsidRPr="0B4994EC" w:rsidDel="00664B79">
          <w:rPr>
            <w:lang w:val="en-US"/>
          </w:rPr>
          <w:delText>Figure 3. Bland-Altman plots. Bland-Altman plots for the volumetric comparison between mean HCvol and CSFvol (in cc) resulting from the automatic segmentation methods and manual labels. The dashed lines represent the mean difference (orange) and the upper and lower limits of agreement (blue). All volumes are reported in cubic centimeters.</w:delText>
        </w:r>
      </w:del>
    </w:p>
    <w:p w14:paraId="47110F12" w14:textId="5D607D84" w:rsidR="00664B79" w:rsidRDefault="00664B79" w:rsidP="00664B79">
      <w:pPr>
        <w:pStyle w:val="Heading2"/>
        <w:rPr>
          <w:ins w:id="412" w:author="Sofia Fernandez Lozano" w:date="2025-03-31T21:24:00Z" w16du:dateUtc="2025-04-01T01:24:00Z"/>
        </w:rPr>
      </w:pPr>
      <w:ins w:id="413" w:author="Sofia Fernandez Lozano" w:date="2025-03-31T21:24:00Z" w16du:dateUtc="2025-04-01T01:24:00Z">
        <w:r>
          <w:t>Out-of-sample validation</w:t>
        </w:r>
      </w:ins>
    </w:p>
    <w:p w14:paraId="54A1E1EA" w14:textId="0B0C540B" w:rsidR="00664B79" w:rsidRPr="00517117" w:rsidRDefault="0003224C">
      <w:pPr>
        <w:spacing w:line="360" w:lineRule="auto"/>
        <w:jc w:val="both"/>
        <w:rPr>
          <w:ins w:id="414" w:author="Sofia Fernandez Lozano" w:date="2025-03-31T21:32:00Z" w16du:dateUtc="2025-04-01T01:32:00Z"/>
          <w:lang w:val="en-US"/>
          <w:rPrChange w:id="415" w:author="Sofia Fernandez Lozano" w:date="2025-03-31T21:49:00Z" w16du:dateUtc="2025-04-01T01:49:00Z">
            <w:rPr>
              <w:ins w:id="416" w:author="Sofia Fernandez Lozano" w:date="2025-03-31T21:32:00Z" w16du:dateUtc="2025-04-01T01:32:00Z"/>
            </w:rPr>
          </w:rPrChange>
        </w:rPr>
        <w:pPrChange w:id="417" w:author="Sofia Fernandez Lozano" w:date="2025-03-31T21:50:00Z" w16du:dateUtc="2025-04-01T01:50:00Z">
          <w:pPr/>
        </w:pPrChange>
      </w:pPr>
      <w:ins w:id="418" w:author="Sofia Fernandez Lozano" w:date="2025-03-31T21:28:00Z">
        <w:r w:rsidRPr="00517117">
          <w:rPr>
            <w:lang w:val="en-US"/>
            <w:rPrChange w:id="419" w:author="Sofia Fernandez Lozano" w:date="2025-03-31T21:49:00Z" w16du:dateUtc="2025-04-01T01:49:00Z">
              <w:rPr/>
            </w:rPrChange>
          </w:rPr>
          <w:t>Out-of-sample validation on 60 manually segmented MRIs from the ADNI dataset confirmed the robustness of the CNN segmentation</w:t>
        </w:r>
      </w:ins>
      <w:ins w:id="420" w:author="Sofia Fernandez Lozano" w:date="2025-03-31T21:34:00Z" w16du:dateUtc="2025-04-01T01:34:00Z">
        <w:r w:rsidRPr="00517117">
          <w:rPr>
            <w:lang w:val="en-US"/>
            <w:rPrChange w:id="421" w:author="Sofia Fernandez Lozano" w:date="2025-03-31T21:49:00Z" w16du:dateUtc="2025-04-01T01:49:00Z">
              <w:rPr/>
            </w:rPrChange>
          </w:rPr>
          <w:t xml:space="preserve"> for the HC</w:t>
        </w:r>
      </w:ins>
      <w:ins w:id="422" w:author="Sofia Fernandez Lozano" w:date="2025-03-31T21:28:00Z" w16du:dateUtc="2025-04-01T01:28:00Z">
        <w:r w:rsidRPr="00517117">
          <w:rPr>
            <w:lang w:val="en-US"/>
            <w:rPrChange w:id="423" w:author="Sofia Fernandez Lozano" w:date="2025-03-31T21:49:00Z" w16du:dateUtc="2025-04-01T01:49:00Z">
              <w:rPr/>
            </w:rPrChange>
          </w:rPr>
          <w:t xml:space="preserve">. </w:t>
        </w:r>
      </w:ins>
      <w:ins w:id="424" w:author="Sofia Fernandez Lozano" w:date="2025-03-31T21:30:00Z">
        <w:r w:rsidRPr="00517117">
          <w:rPr>
            <w:lang w:val="en-US"/>
            <w:rPrChange w:id="425" w:author="Sofia Fernandez Lozano" w:date="2025-03-31T21:49:00Z" w16du:dateUtc="2025-04-01T01:49:00Z">
              <w:rPr/>
            </w:rPrChange>
          </w:rPr>
          <w:t xml:space="preserve">Descriptive results (Table S6) show that the CNN maintained high segmentation performance across all clinical groups, with Dice coefficients and kappa values </w:t>
        </w:r>
      </w:ins>
      <w:ins w:id="426" w:author="Sofia Fernandez Lozano" w:date="2025-03-31T21:46:00Z" w16du:dateUtc="2025-04-01T01:46:00Z">
        <w:r w:rsidR="005D3AB3" w:rsidRPr="00517117">
          <w:rPr>
            <w:lang w:val="en-US"/>
            <w:rPrChange w:id="427" w:author="Sofia Fernandez Lozano" w:date="2025-03-31T21:49:00Z" w16du:dateUtc="2025-04-01T01:49:00Z">
              <w:rPr/>
            </w:rPrChange>
          </w:rPr>
          <w:t>comparable</w:t>
        </w:r>
      </w:ins>
      <w:ins w:id="428" w:author="Sofia Fernandez Lozano" w:date="2025-03-31T21:31:00Z" w16du:dateUtc="2025-04-01T01:31:00Z">
        <w:r w:rsidRPr="00517117">
          <w:rPr>
            <w:lang w:val="en-US"/>
            <w:rPrChange w:id="429" w:author="Sofia Fernandez Lozano" w:date="2025-03-31T21:49:00Z" w16du:dateUtc="2025-04-01T01:49:00Z">
              <w:rPr/>
            </w:rPrChange>
          </w:rPr>
          <w:t xml:space="preserve"> to</w:t>
        </w:r>
      </w:ins>
      <w:ins w:id="430" w:author="Sofia Fernandez Lozano" w:date="2025-03-31T21:30:00Z">
        <w:r w:rsidRPr="00517117">
          <w:rPr>
            <w:lang w:val="en-US"/>
            <w:rPrChange w:id="431" w:author="Sofia Fernandez Lozano" w:date="2025-03-31T21:49:00Z" w16du:dateUtc="2025-04-01T01:49:00Z">
              <w:rPr/>
            </w:rPrChange>
          </w:rPr>
          <w:t xml:space="preserve"> those observed in the training and cross-validation data </w:t>
        </w:r>
      </w:ins>
      <w:ins w:id="432" w:author="Sofia Fernandez Lozano" w:date="2025-03-31T21:30:00Z" w16du:dateUtc="2025-04-01T01:30:00Z">
        <w:r w:rsidRPr="00517117">
          <w:rPr>
            <w:lang w:val="en-US"/>
            <w:rPrChange w:id="433" w:author="Sofia Fernandez Lozano" w:date="2025-03-31T21:49:00Z" w16du:dateUtc="2025-04-01T01:49:00Z">
              <w:rPr/>
            </w:rPrChange>
          </w:rPr>
          <w:t xml:space="preserve">for NLPB and MALF </w:t>
        </w:r>
      </w:ins>
      <w:ins w:id="434" w:author="Sofia Fernandez Lozano" w:date="2025-03-31T21:31:00Z" w16du:dateUtc="2025-04-01T01:31:00Z">
        <w:r w:rsidRPr="00517117">
          <w:rPr>
            <w:lang w:val="en-US"/>
            <w:rPrChange w:id="435" w:author="Sofia Fernandez Lozano" w:date="2025-03-31T21:49:00Z" w16du:dateUtc="2025-04-01T01:49:00Z">
              <w:rPr/>
            </w:rPrChange>
          </w:rPr>
          <w:t xml:space="preserve">segmentations </w:t>
        </w:r>
      </w:ins>
      <w:ins w:id="436" w:author="Sofia Fernandez Lozano" w:date="2025-03-31T21:30:00Z">
        <w:r w:rsidRPr="00517117">
          <w:rPr>
            <w:lang w:val="en-US"/>
            <w:rPrChange w:id="437" w:author="Sofia Fernandez Lozano" w:date="2025-03-31T21:49:00Z" w16du:dateUtc="2025-04-01T01:49:00Z">
              <w:rPr/>
            </w:rPrChange>
          </w:rPr>
          <w:t>(Table S1).</w:t>
        </w:r>
      </w:ins>
      <w:ins w:id="438" w:author="Sofia Fernandez Lozano" w:date="2025-03-31T21:32:00Z" w16du:dateUtc="2025-04-01T01:32:00Z">
        <w:r w:rsidRPr="00517117">
          <w:rPr>
            <w:lang w:val="en-US"/>
            <w:rPrChange w:id="439" w:author="Sofia Fernandez Lozano" w:date="2025-03-31T21:49:00Z" w16du:dateUtc="2025-04-01T01:49:00Z">
              <w:rPr/>
            </w:rPrChange>
          </w:rPr>
          <w:t xml:space="preserve"> </w:t>
        </w:r>
      </w:ins>
    </w:p>
    <w:p w14:paraId="78B7A903" w14:textId="69D24EC0" w:rsidR="0003224C" w:rsidRPr="00517117" w:rsidRDefault="0003224C">
      <w:pPr>
        <w:spacing w:line="360" w:lineRule="auto"/>
        <w:jc w:val="both"/>
        <w:rPr>
          <w:ins w:id="440" w:author="Sofia Fernandez Lozano" w:date="2025-03-31T21:38:00Z" w16du:dateUtc="2025-04-01T01:38:00Z"/>
          <w:lang w:val="en-US"/>
          <w:rPrChange w:id="441" w:author="Sofia Fernandez Lozano" w:date="2025-03-31T21:49:00Z" w16du:dateUtc="2025-04-01T01:49:00Z">
            <w:rPr>
              <w:ins w:id="442" w:author="Sofia Fernandez Lozano" w:date="2025-03-31T21:38:00Z" w16du:dateUtc="2025-04-01T01:38:00Z"/>
            </w:rPr>
          </w:rPrChange>
        </w:rPr>
        <w:pPrChange w:id="443" w:author="Sofia Fernandez Lozano" w:date="2025-03-31T21:50:00Z" w16du:dateUtc="2025-04-01T01:50:00Z">
          <w:pPr/>
        </w:pPrChange>
      </w:pPr>
      <w:ins w:id="444" w:author="Sofia Fernandez Lozano" w:date="2025-03-31T21:33:00Z" w16du:dateUtc="2025-04-01T01:33:00Z">
        <w:r w:rsidRPr="00517117">
          <w:rPr>
            <w:lang w:val="en-US"/>
            <w:rPrChange w:id="445" w:author="Sofia Fernandez Lozano" w:date="2025-03-31T21:49:00Z" w16du:dateUtc="2025-04-01T01:49:00Z">
              <w:rPr/>
            </w:rPrChange>
          </w:rPr>
          <w:t>Visual inspection of the violin plots (Figure S1) show</w:t>
        </w:r>
      </w:ins>
      <w:ins w:id="446" w:author="Sofia Fernandez Lozano" w:date="2025-03-31T21:38:00Z" w16du:dateUtc="2025-04-01T01:38:00Z">
        <w:r w:rsidRPr="00517117">
          <w:rPr>
            <w:lang w:val="en-US"/>
            <w:rPrChange w:id="447" w:author="Sofia Fernandez Lozano" w:date="2025-03-31T21:49:00Z" w16du:dateUtc="2025-04-01T01:49:00Z">
              <w:rPr/>
            </w:rPrChange>
          </w:rPr>
          <w:t>s</w:t>
        </w:r>
      </w:ins>
      <w:ins w:id="448" w:author="Sofia Fernandez Lozano" w:date="2025-03-31T21:33:00Z" w16du:dateUtc="2025-04-01T01:33:00Z">
        <w:r w:rsidRPr="00517117">
          <w:rPr>
            <w:lang w:val="en-US"/>
            <w:rPrChange w:id="449" w:author="Sofia Fernandez Lozano" w:date="2025-03-31T21:49:00Z" w16du:dateUtc="2025-04-01T01:49:00Z">
              <w:rPr/>
            </w:rPrChange>
          </w:rPr>
          <w:t xml:space="preserve"> consistency among the clinical groups and </w:t>
        </w:r>
      </w:ins>
      <w:ins w:id="450" w:author="Sofia Fernandez Lozano" w:date="2025-03-31T21:39:00Z" w16du:dateUtc="2025-04-01T01:39:00Z">
        <w:r w:rsidR="005D3AB3" w:rsidRPr="00517117">
          <w:rPr>
            <w:lang w:val="en-US"/>
            <w:rPrChange w:id="451" w:author="Sofia Fernandez Lozano" w:date="2025-03-31T21:49:00Z" w16du:dateUtc="2025-04-01T01:49:00Z">
              <w:rPr/>
            </w:rPrChange>
          </w:rPr>
          <w:t>suggests</w:t>
        </w:r>
      </w:ins>
      <w:ins w:id="452" w:author="Sofia Fernandez Lozano" w:date="2025-03-31T21:33:00Z" w16du:dateUtc="2025-04-01T01:33:00Z">
        <w:r w:rsidRPr="00517117">
          <w:rPr>
            <w:lang w:val="en-US"/>
            <w:rPrChange w:id="453" w:author="Sofia Fernandez Lozano" w:date="2025-03-31T21:49:00Z" w16du:dateUtc="2025-04-01T01:49:00Z">
              <w:rPr/>
            </w:rPrChange>
          </w:rPr>
          <w:t xml:space="preserve"> </w:t>
        </w:r>
      </w:ins>
      <w:ins w:id="454" w:author="Sofia Fernandez Lozano" w:date="2025-03-31T21:34:00Z" w16du:dateUtc="2025-04-01T01:34:00Z">
        <w:r w:rsidRPr="00517117">
          <w:rPr>
            <w:lang w:val="en-US"/>
            <w:rPrChange w:id="455" w:author="Sofia Fernandez Lozano" w:date="2025-03-31T21:49:00Z" w16du:dateUtc="2025-04-01T01:49:00Z">
              <w:rPr/>
            </w:rPrChange>
          </w:rPr>
          <w:t>a laterality effect on the segmentation</w:t>
        </w:r>
      </w:ins>
      <w:ins w:id="456" w:author="Sofia Fernandez Lozano" w:date="2025-03-31T21:35:00Z" w16du:dateUtc="2025-04-01T01:35:00Z">
        <w:r w:rsidRPr="00517117">
          <w:rPr>
            <w:lang w:val="en-US"/>
            <w:rPrChange w:id="457" w:author="Sofia Fernandez Lozano" w:date="2025-03-31T21:49:00Z" w16du:dateUtc="2025-04-01T01:49:00Z">
              <w:rPr/>
            </w:rPrChange>
          </w:rPr>
          <w:t xml:space="preserve"> particularly for the MCI and AD groups. This side difference resulted signif</w:t>
        </w:r>
      </w:ins>
      <w:ins w:id="458" w:author="Sofia Fernandez Lozano" w:date="2025-03-31T21:36:00Z" w16du:dateUtc="2025-04-01T01:36:00Z">
        <w:r w:rsidRPr="00517117">
          <w:rPr>
            <w:lang w:val="en-US"/>
            <w:rPrChange w:id="459" w:author="Sofia Fernandez Lozano" w:date="2025-03-31T21:49:00Z" w16du:dateUtc="2025-04-01T01:49:00Z">
              <w:rPr/>
            </w:rPrChange>
          </w:rPr>
          <w:t xml:space="preserve">icant in the robust two-way mixed ANOVA for kappa, F (1, 25.03) = 8.48, and sensitivity, F (1, </w:t>
        </w:r>
      </w:ins>
      <w:ins w:id="460" w:author="Sofia Fernandez Lozano" w:date="2025-03-31T21:37:00Z" w16du:dateUtc="2025-04-01T01:37:00Z">
        <w:r w:rsidRPr="00517117">
          <w:rPr>
            <w:lang w:val="en-US"/>
            <w:rPrChange w:id="461" w:author="Sofia Fernandez Lozano" w:date="2025-03-31T21:49:00Z" w16du:dateUtc="2025-04-01T01:49:00Z">
              <w:rPr/>
            </w:rPrChange>
          </w:rPr>
          <w:t xml:space="preserve">25.12) = 8.47; both FDR-adjusted </w:t>
        </w:r>
        <w:r w:rsidRPr="00517117">
          <w:rPr>
            <w:lang w:val="en-US"/>
            <w:rPrChange w:id="462" w:author="Sofia Fernandez Lozano" w:date="2025-03-31T21:49:00Z" w16du:dateUtc="2025-04-01T01:49:00Z">
              <w:rPr>
                <w:i/>
                <w:iCs/>
              </w:rPr>
            </w:rPrChange>
          </w:rPr>
          <w:t xml:space="preserve">p </w:t>
        </w:r>
        <w:r w:rsidRPr="00517117">
          <w:rPr>
            <w:lang w:val="en-US"/>
            <w:rPrChange w:id="463" w:author="Sofia Fernandez Lozano" w:date="2025-03-31T21:49:00Z" w16du:dateUtc="2025-04-01T01:49:00Z">
              <w:rPr/>
            </w:rPrChange>
          </w:rPr>
          <w:t>= 0.37. Neither clinical group nor the interaction between group and clinical label were significant (Table S</w:t>
        </w:r>
      </w:ins>
      <w:ins w:id="464" w:author="Sofia Fernandez Lozano" w:date="2025-03-31T21:38:00Z" w16du:dateUtc="2025-04-01T01:38:00Z">
        <w:r w:rsidRPr="00517117">
          <w:rPr>
            <w:lang w:val="en-US"/>
            <w:rPrChange w:id="465" w:author="Sofia Fernandez Lozano" w:date="2025-03-31T21:49:00Z" w16du:dateUtc="2025-04-01T01:49:00Z">
              <w:rPr/>
            </w:rPrChange>
          </w:rPr>
          <w:t xml:space="preserve">7). </w:t>
        </w:r>
      </w:ins>
    </w:p>
    <w:p w14:paraId="1B2977AF" w14:textId="54444EF1" w:rsidR="0003224C" w:rsidRDefault="005D3AB3" w:rsidP="00517117">
      <w:pPr>
        <w:spacing w:line="360" w:lineRule="auto"/>
        <w:jc w:val="both"/>
        <w:rPr>
          <w:ins w:id="466" w:author="Sofia Fernandez Lozano" w:date="2025-03-31T21:53:00Z" w16du:dateUtc="2025-04-01T01:53:00Z"/>
          <w:lang w:val="en-US"/>
        </w:rPr>
      </w:pPr>
      <w:ins w:id="467" w:author="Sofia Fernandez Lozano" w:date="2025-03-31T21:43:00Z" w16du:dateUtc="2025-04-01T01:43:00Z">
        <w:r w:rsidRPr="00517117">
          <w:rPr>
            <w:lang w:val="en-US"/>
            <w:rPrChange w:id="468" w:author="Sofia Fernandez Lozano" w:date="2025-03-31T21:49:00Z" w16du:dateUtc="2025-04-01T01:49:00Z">
              <w:rPr/>
            </w:rPrChange>
          </w:rPr>
          <w:t>T</w:t>
        </w:r>
      </w:ins>
      <w:ins w:id="469" w:author="Sofia Fernandez Lozano" w:date="2025-03-31T21:42:00Z" w16du:dateUtc="2025-04-01T01:42:00Z">
        <w:r w:rsidRPr="00517117">
          <w:rPr>
            <w:lang w:val="en-US"/>
            <w:rPrChange w:id="470" w:author="Sofia Fernandez Lozano" w:date="2025-03-31T21:49:00Z" w16du:dateUtc="2025-04-01T01:49:00Z">
              <w:rPr/>
            </w:rPrChange>
          </w:rPr>
          <w:t xml:space="preserve">he </w:t>
        </w:r>
      </w:ins>
      <w:ins w:id="471" w:author="Sofia Fernandez Lozano" w:date="2025-03-31T21:46:00Z" w16du:dateUtc="2025-04-01T01:46:00Z">
        <w:r w:rsidRPr="00517117">
          <w:rPr>
            <w:lang w:val="en-US"/>
            <w:rPrChange w:id="472" w:author="Sofia Fernandez Lozano" w:date="2025-03-31T21:49:00Z" w16du:dateUtc="2025-04-01T01:49:00Z">
              <w:rPr/>
            </w:rPrChange>
          </w:rPr>
          <w:t xml:space="preserve">strength of the </w:t>
        </w:r>
      </w:ins>
      <w:ins w:id="473" w:author="Sofia Fernandez Lozano" w:date="2025-03-31T21:42:00Z" w16du:dateUtc="2025-04-01T01:42:00Z">
        <w:r w:rsidRPr="00517117">
          <w:rPr>
            <w:lang w:val="en-US"/>
            <w:rPrChange w:id="474" w:author="Sofia Fernandez Lozano" w:date="2025-03-31T21:49:00Z" w16du:dateUtc="2025-04-01T01:49:00Z">
              <w:rPr/>
            </w:rPrChange>
          </w:rPr>
          <w:t>association between Hcvol computed from the CNN-based segmentation</w:t>
        </w:r>
      </w:ins>
      <w:ins w:id="475" w:author="Sofia Fernandez Lozano" w:date="2025-03-31T21:47:00Z" w16du:dateUtc="2025-04-01T01:47:00Z">
        <w:r w:rsidRPr="00517117">
          <w:rPr>
            <w:lang w:val="en-US"/>
            <w:rPrChange w:id="476" w:author="Sofia Fernandez Lozano" w:date="2025-03-31T21:49:00Z" w16du:dateUtc="2025-04-01T01:49:00Z">
              <w:rPr/>
            </w:rPrChange>
          </w:rPr>
          <w:t xml:space="preserve"> and the manually segmente</w:t>
        </w:r>
      </w:ins>
      <w:ins w:id="477" w:author="Sofia Fernandez Lozano" w:date="2025-03-31T21:48:00Z" w16du:dateUtc="2025-04-01T01:48:00Z">
        <w:r w:rsidRPr="00517117">
          <w:rPr>
            <w:lang w:val="en-US"/>
            <w:rPrChange w:id="478" w:author="Sofia Fernandez Lozano" w:date="2025-03-31T21:49:00Z" w16du:dateUtc="2025-04-01T01:49:00Z">
              <w:rPr/>
            </w:rPrChange>
          </w:rPr>
          <w:t xml:space="preserve">d was consistent across the clinical groups, with Spearman’s rank correlation coefficients high in all groups, ranging from </w:t>
        </w:r>
      </w:ins>
      <w:ins w:id="479" w:author="Sofia Fernandez Lozano" w:date="2025-03-31T21:48:00Z">
        <w:r w:rsidRPr="00517117">
          <w:rPr>
            <w:lang w:val="en-US"/>
            <w:rPrChange w:id="480" w:author="Sofia Fernandez Lozano" w:date="2025-03-31T21:49:00Z" w16du:dateUtc="2025-04-01T01:49:00Z">
              <w:rPr/>
            </w:rPrChange>
          </w:rPr>
          <w:t>ρ</w:t>
        </w:r>
      </w:ins>
      <w:ins w:id="481" w:author="Sofia Fernandez Lozano" w:date="2025-03-31T21:48:00Z" w16du:dateUtc="2025-04-01T01:48:00Z">
        <w:r w:rsidRPr="00517117">
          <w:rPr>
            <w:lang w:val="en-US"/>
            <w:rPrChange w:id="482" w:author="Sofia Fernandez Lozano" w:date="2025-03-31T21:49:00Z" w16du:dateUtc="2025-04-01T01:49:00Z">
              <w:rPr/>
            </w:rPrChange>
          </w:rPr>
          <w:t xml:space="preserve"> </w:t>
        </w:r>
      </w:ins>
      <w:ins w:id="483" w:author="Sofia Fernandez Lozano" w:date="2025-03-31T21:48:00Z">
        <w:r w:rsidRPr="00517117">
          <w:rPr>
            <w:lang w:val="en-US"/>
            <w:rPrChange w:id="484" w:author="Sofia Fernandez Lozano" w:date="2025-03-31T21:49:00Z" w16du:dateUtc="2025-04-01T01:49:00Z">
              <w:rPr/>
            </w:rPrChange>
          </w:rPr>
          <w:t>=</w:t>
        </w:r>
      </w:ins>
      <w:ins w:id="485" w:author="Sofia Fernandez Lozano" w:date="2025-03-31T21:48:00Z" w16du:dateUtc="2025-04-01T01:48:00Z">
        <w:r w:rsidRPr="00517117">
          <w:rPr>
            <w:lang w:val="en-US"/>
            <w:rPrChange w:id="486" w:author="Sofia Fernandez Lozano" w:date="2025-03-31T21:49:00Z" w16du:dateUtc="2025-04-01T01:49:00Z">
              <w:rPr/>
            </w:rPrChange>
          </w:rPr>
          <w:t xml:space="preserve"> </w:t>
        </w:r>
      </w:ins>
      <w:ins w:id="487" w:author="Sofia Fernandez Lozano" w:date="2025-03-31T21:48:00Z">
        <w:r w:rsidRPr="00517117">
          <w:rPr>
            <w:lang w:val="en-US"/>
            <w:rPrChange w:id="488" w:author="Sofia Fernandez Lozano" w:date="2025-03-31T21:49:00Z" w16du:dateUtc="2025-04-01T01:49:00Z">
              <w:rPr/>
            </w:rPrChange>
          </w:rPr>
          <w:t>0.94 in AD and CH to ρ</w:t>
        </w:r>
      </w:ins>
      <w:ins w:id="489" w:author="Sofia Fernandez Lozano" w:date="2025-03-31T21:49:00Z" w16du:dateUtc="2025-04-01T01:49:00Z">
        <w:r w:rsidRPr="00517117">
          <w:rPr>
            <w:lang w:val="en-US"/>
            <w:rPrChange w:id="490" w:author="Sofia Fernandez Lozano" w:date="2025-03-31T21:49:00Z" w16du:dateUtc="2025-04-01T01:49:00Z">
              <w:rPr/>
            </w:rPrChange>
          </w:rPr>
          <w:t xml:space="preserve"> </w:t>
        </w:r>
      </w:ins>
      <w:ins w:id="491" w:author="Sofia Fernandez Lozano" w:date="2025-03-31T21:48:00Z">
        <w:r w:rsidRPr="00517117">
          <w:rPr>
            <w:lang w:val="en-US"/>
            <w:rPrChange w:id="492" w:author="Sofia Fernandez Lozano" w:date="2025-03-31T21:49:00Z" w16du:dateUtc="2025-04-01T01:49:00Z">
              <w:rPr/>
            </w:rPrChange>
          </w:rPr>
          <w:t>=</w:t>
        </w:r>
      </w:ins>
      <w:ins w:id="493" w:author="Sofia Fernandez Lozano" w:date="2025-03-31T21:49:00Z" w16du:dateUtc="2025-04-01T01:49:00Z">
        <w:r w:rsidRPr="00517117">
          <w:rPr>
            <w:lang w:val="en-US"/>
            <w:rPrChange w:id="494" w:author="Sofia Fernandez Lozano" w:date="2025-03-31T21:49:00Z" w16du:dateUtc="2025-04-01T01:49:00Z">
              <w:rPr/>
            </w:rPrChange>
          </w:rPr>
          <w:t xml:space="preserve"> </w:t>
        </w:r>
      </w:ins>
      <w:ins w:id="495" w:author="Sofia Fernandez Lozano" w:date="2025-03-31T21:48:00Z">
        <w:r w:rsidRPr="00517117">
          <w:rPr>
            <w:lang w:val="en-US"/>
            <w:rPrChange w:id="496" w:author="Sofia Fernandez Lozano" w:date="2025-03-31T21:49:00Z" w16du:dateUtc="2025-04-01T01:49:00Z">
              <w:rPr/>
            </w:rPrChange>
          </w:rPr>
          <w:t>0.96 in MCI</w:t>
        </w:r>
      </w:ins>
      <w:ins w:id="497" w:author="Sofia Fernandez Lozano" w:date="2025-03-31T21:49:00Z" w16du:dateUtc="2025-04-01T01:49:00Z">
        <w:r w:rsidRPr="00517117">
          <w:rPr>
            <w:lang w:val="en-US"/>
            <w:rPrChange w:id="498" w:author="Sofia Fernandez Lozano" w:date="2025-03-31T21:49:00Z" w16du:dateUtc="2025-04-01T01:49:00Z">
              <w:rPr/>
            </w:rPrChange>
          </w:rPr>
          <w:t xml:space="preserve"> (Fig. S2). </w:t>
        </w:r>
      </w:ins>
      <w:ins w:id="499" w:author="Sofia Fernandez Lozano" w:date="2025-03-31T21:50:00Z" w16du:dateUtc="2025-04-01T01:50:00Z">
        <w:r w:rsidR="00517117">
          <w:rPr>
            <w:lang w:val="en-US"/>
          </w:rPr>
          <w:t>When stratified by hemisphere, correlations were slightly lower on the right HC</w:t>
        </w:r>
      </w:ins>
      <w:ins w:id="500" w:author="Sofia Fernandez Lozano" w:date="2025-03-31T21:51:00Z" w16du:dateUtc="2025-04-01T01:51:00Z">
        <w:r w:rsidR="00517117">
          <w:rPr>
            <w:lang w:val="en-US"/>
          </w:rPr>
          <w:t xml:space="preserve"> of AD subjects (</w:t>
        </w:r>
        <w:r w:rsidR="00517117" w:rsidRPr="005A71E3">
          <w:rPr>
            <w:lang w:val="en-US"/>
          </w:rPr>
          <w:t>ρ = 0.9</w:t>
        </w:r>
        <w:r w:rsidR="00517117">
          <w:rPr>
            <w:lang w:val="en-US"/>
          </w:rPr>
          <w:t>0) compared to the left (</w:t>
        </w:r>
        <w:r w:rsidR="00517117" w:rsidRPr="005A71E3">
          <w:rPr>
            <w:lang w:val="en-US"/>
          </w:rPr>
          <w:t>ρ = 0.9</w:t>
        </w:r>
        <w:r w:rsidR="00517117">
          <w:rPr>
            <w:lang w:val="en-US"/>
          </w:rPr>
          <w:t>6). This difference</w:t>
        </w:r>
      </w:ins>
      <w:ins w:id="501" w:author="Sofia Fernandez Lozano" w:date="2025-03-31T21:52:00Z" w16du:dateUtc="2025-04-01T01:52:00Z">
        <w:r w:rsidR="00517117">
          <w:rPr>
            <w:lang w:val="en-US"/>
          </w:rPr>
          <w:t xml:space="preserve"> was </w:t>
        </w:r>
      </w:ins>
      <w:ins w:id="502" w:author="Sofia Fernandez Lozano" w:date="2025-03-31T21:53:00Z" w16du:dateUtc="2025-04-01T01:53:00Z">
        <w:r w:rsidR="00517117">
          <w:rPr>
            <w:lang w:val="en-US"/>
          </w:rPr>
          <w:t xml:space="preserve">consistent, although </w:t>
        </w:r>
      </w:ins>
      <w:ins w:id="503" w:author="Sofia Fernandez Lozano" w:date="2025-03-31T21:52:00Z" w16du:dateUtc="2025-04-01T01:52:00Z">
        <w:r w:rsidR="00517117">
          <w:rPr>
            <w:lang w:val="en-US"/>
          </w:rPr>
          <w:t xml:space="preserve">slightly weaker </w:t>
        </w:r>
      </w:ins>
      <w:ins w:id="504" w:author="Sofia Fernandez Lozano" w:date="2025-03-31T21:53:00Z" w16du:dateUtc="2025-04-01T01:53:00Z">
        <w:r w:rsidR="00517117">
          <w:rPr>
            <w:lang w:val="en-US"/>
          </w:rPr>
          <w:t>in</w:t>
        </w:r>
      </w:ins>
      <w:ins w:id="505" w:author="Sofia Fernandez Lozano" w:date="2025-03-31T21:52:00Z" w16du:dateUtc="2025-04-01T01:52:00Z">
        <w:r w:rsidR="00517117">
          <w:rPr>
            <w:lang w:val="en-US"/>
          </w:rPr>
          <w:t xml:space="preserve"> the MCI group (</w:t>
        </w:r>
        <w:r w:rsidR="00517117" w:rsidRPr="005A71E3">
          <w:rPr>
            <w:lang w:val="en-US"/>
          </w:rPr>
          <w:t>ρ = 0.9</w:t>
        </w:r>
        <w:r w:rsidR="00517117">
          <w:rPr>
            <w:lang w:val="en-US"/>
          </w:rPr>
          <w:t xml:space="preserve">3 vs. </w:t>
        </w:r>
        <w:r w:rsidR="00517117" w:rsidRPr="005A71E3">
          <w:rPr>
            <w:lang w:val="en-US"/>
          </w:rPr>
          <w:t>ρ = 0.9</w:t>
        </w:r>
        <w:r w:rsidR="00517117">
          <w:rPr>
            <w:lang w:val="en-US"/>
          </w:rPr>
          <w:t xml:space="preserve">6), </w:t>
        </w:r>
      </w:ins>
      <w:ins w:id="506" w:author="Sofia Fernandez Lozano" w:date="2025-03-31T21:53:00Z" w16du:dateUtc="2025-04-01T01:53:00Z">
        <w:r w:rsidR="00517117">
          <w:rPr>
            <w:lang w:val="en-US"/>
          </w:rPr>
          <w:t>but not</w:t>
        </w:r>
      </w:ins>
      <w:ins w:id="507" w:author="Sofia Fernandez Lozano" w:date="2025-03-31T21:52:00Z" w16du:dateUtc="2025-04-01T01:52:00Z">
        <w:r w:rsidR="00517117">
          <w:rPr>
            <w:lang w:val="en-US"/>
          </w:rPr>
          <w:t xml:space="preserve"> in the healthy cohort (</w:t>
        </w:r>
      </w:ins>
      <w:ins w:id="508" w:author="Sofia Fernandez Lozano" w:date="2025-03-31T21:53:00Z" w16du:dateUtc="2025-04-01T01:53:00Z">
        <w:r w:rsidR="00517117">
          <w:rPr>
            <w:lang w:val="en-US"/>
          </w:rPr>
          <w:t xml:space="preserve">ρ ≈ 0.94). </w:t>
        </w:r>
      </w:ins>
    </w:p>
    <w:p w14:paraId="3A87544D" w14:textId="3AB363B5" w:rsidR="00664B79" w:rsidRPr="00517117" w:rsidRDefault="00517117" w:rsidP="00A23993">
      <w:pPr>
        <w:spacing w:line="360" w:lineRule="auto"/>
        <w:jc w:val="both"/>
        <w:rPr>
          <w:ins w:id="509" w:author="Sofia Fernandez Lozano" w:date="2025-03-31T21:24:00Z" w16du:dateUtc="2025-04-01T01:24:00Z"/>
          <w:lang w:val="en-US"/>
        </w:rPr>
      </w:pPr>
      <w:ins w:id="510" w:author="Sofia Fernandez Lozano" w:date="2025-03-31T21:55:00Z" w16du:dateUtc="2025-04-01T01:55:00Z">
        <w:r>
          <w:rPr>
            <w:lang w:val="en-US"/>
          </w:rPr>
          <w:t>Bland-Altman plots for HCvol segmented on the three cohorts of the ADNI out-of-sample dataset</w:t>
        </w:r>
      </w:ins>
      <w:ins w:id="511" w:author="Sofia Fernandez Lozano" w:date="2025-03-31T21:56:00Z" w16du:dateUtc="2025-04-01T01:56:00Z">
        <w:r>
          <w:rPr>
            <w:lang w:val="en-US"/>
          </w:rPr>
          <w:t xml:space="preserve"> are presented in Figure S3. Mean differences were close to zero in all groups (</w:t>
        </w:r>
      </w:ins>
      <w:ins w:id="512" w:author="Sofia Fernandez Lozano" w:date="2025-03-31T21:56:00Z">
        <w:r w:rsidRPr="00517117">
          <w:t>CH: 0.04, MCI: –0.04, AD: –0.02</w:t>
        </w:r>
      </w:ins>
      <w:ins w:id="513" w:author="Sofia Fernandez Lozano" w:date="2025-03-31T21:56:00Z" w16du:dateUtc="2025-04-01T01:56:00Z">
        <w:r>
          <w:t xml:space="preserve">), </w:t>
        </w:r>
      </w:ins>
      <w:ins w:id="514" w:author="Sofia Fernandez Lozano" w:date="2025-03-31T21:57:00Z" w16du:dateUtc="2025-04-01T01:57:00Z">
        <w:r>
          <w:t xml:space="preserve">with relatively narrow limits of agreement. </w:t>
        </w:r>
      </w:ins>
    </w:p>
    <w:p w14:paraId="2D05A2F3" w14:textId="60ACC38B" w:rsidR="006D6639" w:rsidRDefault="0066025B" w:rsidP="0032209D">
      <w:pPr>
        <w:pStyle w:val="Heading2"/>
      </w:pPr>
      <w:bookmarkStart w:id="515" w:name="_aavz2ele84oj"/>
      <w:bookmarkEnd w:id="515"/>
      <w:r>
        <w:t>Application on clinical data</w:t>
      </w:r>
    </w:p>
    <w:p w14:paraId="4C490085" w14:textId="200052C9" w:rsidR="006D6639" w:rsidRDefault="0066025B" w:rsidP="00A23993">
      <w:pPr>
        <w:spacing w:line="360" w:lineRule="auto"/>
        <w:jc w:val="both"/>
      </w:pPr>
      <w:r w:rsidRPr="0B4994EC">
        <w:rPr>
          <w:lang w:val="en-US"/>
        </w:rPr>
        <w:t>We applied the three trained automatic segmentation methods and compared them to the values obtained using the widely used FreeSurfer</w:t>
      </w:r>
      <w:r w:rsidR="00374B07" w:rsidRPr="0B4994EC">
        <w:rPr>
          <w:lang w:val="en-US"/>
        </w:rPr>
        <w:t xml:space="preserve"> labels</w:t>
      </w:r>
      <w:r w:rsidRPr="0B4994EC">
        <w:rPr>
          <w:lang w:val="en-US"/>
        </w:rPr>
        <w:t xml:space="preserve">. On Table 2 we report the number of successful HC segmentations for the different methods and the mean HCvol </w:t>
      </w:r>
      <w:r w:rsidR="00245CF7">
        <w:rPr>
          <w:lang w:val="en-US"/>
        </w:rPr>
        <w:t xml:space="preserve">and HVR </w:t>
      </w:r>
      <w:r w:rsidRPr="0B4994EC">
        <w:rPr>
          <w:lang w:val="en-US"/>
        </w:rPr>
        <w:t xml:space="preserve">for each of the clinical groups. </w:t>
      </w:r>
    </w:p>
    <w:p w14:paraId="3D881785" w14:textId="48DDE69E" w:rsidR="00D46121" w:rsidRPr="00D46121" w:rsidDel="00517117" w:rsidRDefault="364FB818" w:rsidP="00230D38">
      <w:pPr>
        <w:pStyle w:val="Heading3"/>
        <w:rPr>
          <w:del w:id="516" w:author="Sofia Fernandez Lozano" w:date="2025-03-31T21:57:00Z" w16du:dateUtc="2025-04-01T01:57:00Z"/>
          <w:lang w:val="en-US"/>
        </w:rPr>
      </w:pPr>
      <w:del w:id="517" w:author="Sofia Fernandez Lozano" w:date="2025-03-31T21:57:00Z" w16du:dateUtc="2025-04-01T01:57:00Z">
        <w:r w:rsidRPr="0B4994EC" w:rsidDel="00517117">
          <w:rPr>
            <w:lang w:val="en-US"/>
          </w:rPr>
          <w:delText>Table 2: HCvol</w:delText>
        </w:r>
        <w:r w:rsidR="00657DD2" w:rsidDel="00517117">
          <w:rPr>
            <w:lang w:val="en-US"/>
          </w:rPr>
          <w:delText>, HVR</w:delText>
        </w:r>
        <w:r w:rsidR="0020560B" w:rsidDel="00517117">
          <w:rPr>
            <w:lang w:val="en-US"/>
          </w:rPr>
          <w:delText>,</w:delText>
        </w:r>
        <w:r w:rsidRPr="0B4994EC" w:rsidDel="00517117">
          <w:rPr>
            <w:lang w:val="en-US"/>
          </w:rPr>
          <w:delText xml:space="preserve"> and segmentation failures</w:delText>
        </w:r>
      </w:del>
    </w:p>
    <w:p w14:paraId="7C031DD0" w14:textId="69B84674" w:rsidR="1E6A1A31" w:rsidDel="00517117" w:rsidRDefault="00A11BF6" w:rsidP="00A23993">
      <w:pPr>
        <w:spacing w:line="360" w:lineRule="auto"/>
        <w:jc w:val="both"/>
        <w:rPr>
          <w:del w:id="518" w:author="Sofia Fernandez Lozano" w:date="2025-03-31T21:57:00Z" w16du:dateUtc="2025-04-01T01:57:00Z"/>
        </w:rPr>
      </w:pPr>
      <w:del w:id="519" w:author="Sofia Fernandez Lozano" w:date="2025-03-31T21:57:00Z" w16du:dateUtc="2025-04-01T01:57:00Z">
        <w:r w:rsidRPr="0B4994EC" w:rsidDel="00517117">
          <w:rPr>
            <w:lang w:val="en-US"/>
          </w:rPr>
          <w:delText xml:space="preserve">Table 2. </w:delText>
        </w:r>
      </w:del>
      <w:del w:id="520" w:author="Sofia Fernandez Lozano" w:date="2025-03-27T19:40:00Z" w16du:dateUtc="2025-03-27T23:40:00Z">
        <w:r w:rsidRPr="0B4994EC" w:rsidDel="00C164D4">
          <w:rPr>
            <w:lang w:val="en-US"/>
          </w:rPr>
          <w:delText>Summary of H</w:delText>
        </w:r>
        <w:r w:rsidR="00C164D4" w:rsidRPr="0B4994EC" w:rsidDel="00C164D4">
          <w:rPr>
            <w:lang w:val="en-US"/>
          </w:rPr>
          <w:delText>c</w:delText>
        </w:r>
        <w:r w:rsidRPr="0B4994EC" w:rsidDel="00C164D4">
          <w:rPr>
            <w:lang w:val="en-US"/>
          </w:rPr>
          <w:delText>vols</w:delText>
        </w:r>
        <w:r w:rsidDel="00C164D4">
          <w:rPr>
            <w:lang w:val="en-US"/>
          </w:rPr>
          <w:delText>, HVR,</w:delText>
        </w:r>
        <w:r w:rsidRPr="0B4994EC" w:rsidDel="00C164D4">
          <w:rPr>
            <w:lang w:val="en-US"/>
          </w:rPr>
          <w:delText xml:space="preserve"> and segmentation failures. </w:delText>
        </w:r>
      </w:del>
      <w:del w:id="521" w:author="Sofia Fernandez Lozano" w:date="2025-03-31T21:57:00Z" w16du:dateUtc="2025-04-01T01:57:00Z">
        <w:r w:rsidRPr="0B4994EC" w:rsidDel="00517117">
          <w:rPr>
            <w:lang w:val="en-US"/>
          </w:rPr>
          <w:delText xml:space="preserve">Mean and standard deviation of the </w:delText>
        </w:r>
        <w:r w:rsidDel="00517117">
          <w:rPr>
            <w:lang w:val="en-US"/>
          </w:rPr>
          <w:delText xml:space="preserve">obtained </w:delText>
        </w:r>
        <w:r w:rsidRPr="0B4994EC" w:rsidDel="00517117">
          <w:rPr>
            <w:lang w:val="en-US"/>
          </w:rPr>
          <w:delText>HCvol</w:delText>
        </w:r>
      </w:del>
      <w:del w:id="522" w:author="Sofia Fernandez Lozano" w:date="2025-03-27T19:40:00Z" w16du:dateUtc="2025-03-27T23:40:00Z">
        <w:r w:rsidDel="00C164D4">
          <w:rPr>
            <w:lang w:val="en-US"/>
          </w:rPr>
          <w:delText>,</w:delText>
        </w:r>
      </w:del>
      <w:del w:id="523" w:author="Sofia Fernandez Lozano" w:date="2025-03-31T21:57:00Z" w16du:dateUtc="2025-04-01T01:57:00Z">
        <w:r w:rsidDel="00517117">
          <w:rPr>
            <w:lang w:val="en-US"/>
          </w:rPr>
          <w:delText xml:space="preserve"> </w:delText>
        </w:r>
      </w:del>
      <w:del w:id="524" w:author="Sofia Fernandez Lozano" w:date="2025-03-27T19:40:00Z" w16du:dateUtc="2025-03-27T23:40:00Z">
        <w:r w:rsidDel="00C164D4">
          <w:rPr>
            <w:lang w:val="en-US"/>
          </w:rPr>
          <w:delText>the</w:delText>
        </w:r>
      </w:del>
      <w:del w:id="525" w:author="Sofia Fernandez Lozano" w:date="2025-03-31T21:57:00Z" w16du:dateUtc="2025-04-01T01:57:00Z">
        <w:r w:rsidDel="00517117">
          <w:rPr>
            <w:lang w:val="en-US"/>
          </w:rPr>
          <w:delText xml:space="preserve"> calculated HVR,</w:delText>
        </w:r>
        <w:r w:rsidRPr="0B4994EC" w:rsidDel="00517117">
          <w:rPr>
            <w:lang w:val="en-US"/>
          </w:rPr>
          <w:delText xml:space="preserve"> </w:delText>
        </w:r>
      </w:del>
      <w:del w:id="526" w:author="Sofia Fernandez Lozano" w:date="2025-03-27T19:40:00Z" w16du:dateUtc="2025-03-27T23:40:00Z">
        <w:r w:rsidRPr="0B4994EC" w:rsidDel="00C164D4">
          <w:rPr>
            <w:lang w:val="en-US"/>
          </w:rPr>
          <w:delText>and</w:delText>
        </w:r>
      </w:del>
      <w:del w:id="527" w:author="Sofia Fernandez Lozano" w:date="2025-03-31T21:57:00Z" w16du:dateUtc="2025-04-01T01:57:00Z">
        <w:r w:rsidRPr="0B4994EC" w:rsidDel="00517117">
          <w:rPr>
            <w:lang w:val="en-US"/>
          </w:rPr>
          <w:delText xml:space="preserve"> the number of failed cases by the different automatic segmentation methods. Note that for v4.3 &amp; v5.1 of FreeSurfer we report the missing data from ADNI rather than explicit failures for the algorithm</w:delText>
        </w:r>
        <w:r w:rsidDel="00517117">
          <w:rPr>
            <w:lang w:val="en-US"/>
          </w:rPr>
          <w:delText xml:space="preserve">, additionally, HVR was not calculated </w:delText>
        </w:r>
      </w:del>
      <w:del w:id="528" w:author="Sofia Fernandez Lozano" w:date="2025-03-27T19:41:00Z" w16du:dateUtc="2025-03-27T23:41:00Z">
        <w:r w:rsidDel="00C164D4">
          <w:rPr>
            <w:lang w:val="en-US"/>
          </w:rPr>
          <w:delText xml:space="preserve">from </w:delText>
        </w:r>
      </w:del>
      <w:del w:id="529" w:author="Sofia Fernandez Lozano" w:date="2025-03-31T21:57:00Z" w16du:dateUtc="2025-04-01T01:57:00Z">
        <w:r w:rsidDel="00517117">
          <w:rPr>
            <w:lang w:val="en-US"/>
          </w:rPr>
          <w:delText>these segmentations</w:delText>
        </w:r>
        <w:r w:rsidRPr="0B4994EC" w:rsidDel="00517117">
          <w:rPr>
            <w:lang w:val="en-US"/>
          </w:rPr>
          <w:delText>.</w:delText>
        </w:r>
      </w:del>
    </w:p>
    <w:p w14:paraId="27A5C9A8" w14:textId="55458476" w:rsidR="006D6639" w:rsidRDefault="0066025B" w:rsidP="00A23993">
      <w:pPr>
        <w:spacing w:line="360" w:lineRule="auto"/>
        <w:jc w:val="both"/>
      </w:pPr>
      <w:r w:rsidRPr="0B4994EC">
        <w:rPr>
          <w:lang w:val="en-US"/>
        </w:rPr>
        <w:t xml:space="preserve">The method with the least </w:t>
      </w:r>
      <w:del w:id="530" w:author="Sofia Fernandez Lozano" w:date="2025-03-12T22:48:00Z" w16du:dateUtc="2025-03-13T02:48:00Z">
        <w:r w:rsidRPr="0B4994EC">
          <w:rPr>
            <w:lang w:val="en-US"/>
          </w:rPr>
          <w:delText xml:space="preserve">number of </w:delText>
        </w:r>
      </w:del>
      <w:r w:rsidRPr="0B4994EC">
        <w:rPr>
          <w:lang w:val="en-US"/>
        </w:rPr>
        <w:t xml:space="preserve">successful segmentations was FreeSurfer v4.3/v5.1, with ADNI reporting the HC values for only </w:t>
      </w:r>
      <w:r w:rsidR="00BA4062" w:rsidRPr="0B4994EC">
        <w:rPr>
          <w:lang w:val="en-US"/>
        </w:rPr>
        <w:t>8</w:t>
      </w:r>
      <w:r w:rsidRPr="0B4994EC">
        <w:rPr>
          <w:lang w:val="en-US"/>
        </w:rPr>
        <w:t xml:space="preserve">6% of the data. FreeSurfer v6.0 and MALF had a similar </w:t>
      </w:r>
      <w:r w:rsidR="00374B07" w:rsidRPr="0B4994EC">
        <w:rPr>
          <w:lang w:val="en-US"/>
        </w:rPr>
        <w:t xml:space="preserve">number </w:t>
      </w:r>
      <w:r w:rsidRPr="0B4994EC">
        <w:rPr>
          <w:lang w:val="en-US"/>
        </w:rPr>
        <w:t>of successful segmentations (98.5%), nonetheless MALF tended to fail more on AD and MCI</w:t>
      </w:r>
      <w:r w:rsidR="00F14190" w:rsidRPr="0B4994EC">
        <w:rPr>
          <w:lang w:val="en-US"/>
        </w:rPr>
        <w:t xml:space="preserve"> participants</w:t>
      </w:r>
      <w:r w:rsidRPr="0B4994EC">
        <w:rPr>
          <w:lang w:val="en-US"/>
        </w:rPr>
        <w:t xml:space="preserve"> while FreeSurfer’s errors were equally distributed between all groups. From all methods, CNN was the </w:t>
      </w:r>
      <w:r w:rsidR="00374B07" w:rsidRPr="0B4994EC">
        <w:rPr>
          <w:lang w:val="en-US"/>
        </w:rPr>
        <w:t xml:space="preserve">most </w:t>
      </w:r>
      <w:r w:rsidRPr="0B4994EC">
        <w:rPr>
          <w:lang w:val="en-US"/>
        </w:rPr>
        <w:t>reliable, failing on only two cases</w:t>
      </w:r>
      <w:r w:rsidR="00374B07" w:rsidRPr="0B4994EC">
        <w:rPr>
          <w:lang w:val="en-US"/>
        </w:rPr>
        <w:t xml:space="preserve"> (one MCI and one AD)</w:t>
      </w:r>
      <w:r w:rsidRPr="0B4994EC">
        <w:rPr>
          <w:lang w:val="en-US"/>
        </w:rPr>
        <w:t xml:space="preserve">. </w:t>
      </w:r>
    </w:p>
    <w:p w14:paraId="699BE2BF" w14:textId="6354DC0A" w:rsidR="52DE1C0E" w:rsidRDefault="0066025B" w:rsidP="00A23993">
      <w:pPr>
        <w:spacing w:line="360" w:lineRule="auto"/>
        <w:jc w:val="both"/>
      </w:pPr>
      <w:r w:rsidRPr="0B4994EC">
        <w:rPr>
          <w:lang w:val="en-US"/>
        </w:rPr>
        <w:t>The comparison</w:t>
      </w:r>
      <w:r w:rsidR="000C5C8F" w:rsidRPr="0B4994EC">
        <w:rPr>
          <w:lang w:val="en-US"/>
        </w:rPr>
        <w:t>s</w:t>
      </w:r>
      <w:r w:rsidRPr="0B4994EC">
        <w:rPr>
          <w:lang w:val="en-US"/>
        </w:rPr>
        <w:t xml:space="preserve"> between segmentation methods in terms of volumetric correlation and effect size between</w:t>
      </w:r>
      <w:r w:rsidR="008B5162" w:rsidRPr="0B4994EC">
        <w:rPr>
          <w:lang w:val="en-US"/>
        </w:rPr>
        <w:t xml:space="preserve"> CH</w:t>
      </w:r>
      <w:r w:rsidRPr="0B4994EC">
        <w:rPr>
          <w:lang w:val="en-US"/>
        </w:rPr>
        <w:t xml:space="preserve"> </w:t>
      </w:r>
      <w:r w:rsidR="000C5C8F" w:rsidRPr="0B4994EC">
        <w:rPr>
          <w:lang w:val="en-US"/>
        </w:rPr>
        <w:t>individuals</w:t>
      </w:r>
      <w:r w:rsidR="008B5162" w:rsidRPr="0B4994EC">
        <w:rPr>
          <w:lang w:val="en-US"/>
        </w:rPr>
        <w:t xml:space="preserve"> and patients</w:t>
      </w:r>
      <w:r w:rsidR="000C5C8F" w:rsidRPr="0B4994EC">
        <w:rPr>
          <w:lang w:val="en-US"/>
        </w:rPr>
        <w:t xml:space="preserve"> with AD are </w:t>
      </w:r>
      <w:r w:rsidRPr="0B4994EC">
        <w:rPr>
          <w:lang w:val="en-US"/>
        </w:rPr>
        <w:t>presented in Fig</w:t>
      </w:r>
      <w:r w:rsidR="145F3A05" w:rsidRPr="0B4994EC">
        <w:rPr>
          <w:lang w:val="en-US"/>
        </w:rPr>
        <w:t>.</w:t>
      </w:r>
      <w:r w:rsidRPr="0B4994EC">
        <w:rPr>
          <w:lang w:val="en-US"/>
        </w:rPr>
        <w:t xml:space="preserve"> 4. HC volumes obtained from the FreeSurfer, CNN and NLPB segmentations were all highly correlated with each other (</w:t>
      </w:r>
      <w:ins w:id="531" w:author="Sofia Fernandez Lozano" w:date="2025-04-05T16:02:00Z" w16du:dateUtc="2025-04-05T20:02:00Z">
        <w:r w:rsidR="00F90D22" w:rsidRPr="005A71E3">
          <w:rPr>
            <w:lang w:val="en-US"/>
          </w:rPr>
          <w:t>ρ</w:t>
        </w:r>
        <w:r w:rsidR="00F90D22" w:rsidRPr="0B4994EC" w:rsidDel="00F90D22">
          <w:rPr>
            <w:lang w:val="en-US"/>
          </w:rPr>
          <w:t xml:space="preserve"> </w:t>
        </w:r>
      </w:ins>
      <w:del w:id="532" w:author="Sofia Fernandez Lozano" w:date="2025-04-05T16:02:00Z" w16du:dateUtc="2025-04-05T20:02:00Z">
        <w:r w:rsidRPr="0B4994EC" w:rsidDel="00F90D22">
          <w:rPr>
            <w:lang w:val="en-US"/>
          </w:rPr>
          <w:delText xml:space="preserve">rho </w:delText>
        </w:r>
      </w:del>
      <w:r w:rsidRPr="0B4994EC">
        <w:rPr>
          <w:lang w:val="en-US"/>
        </w:rPr>
        <w:t>&gt; 0.9</w:t>
      </w:r>
      <w:r w:rsidR="0F86B987" w:rsidRPr="0B4994EC">
        <w:rPr>
          <w:lang w:val="en-US"/>
        </w:rPr>
        <w:t>, p &lt; 0.001</w:t>
      </w:r>
      <w:r w:rsidRPr="0B4994EC">
        <w:rPr>
          <w:lang w:val="en-US"/>
        </w:rPr>
        <w:t>), with the FreeSurfer versions being the most similar between each other (</w:t>
      </w:r>
      <w:ins w:id="533" w:author="Sofia Fernandez Lozano" w:date="2025-04-05T16:03:00Z" w16du:dateUtc="2025-04-05T20:03:00Z">
        <w:r w:rsidR="00F90D22" w:rsidRPr="005A71E3">
          <w:rPr>
            <w:lang w:val="en-US"/>
          </w:rPr>
          <w:t>ρ</w:t>
        </w:r>
      </w:ins>
      <w:del w:id="534" w:author="Sofia Fernandez Lozano" w:date="2025-04-05T16:03:00Z" w16du:dateUtc="2025-04-05T20:03:00Z">
        <w:r w:rsidRPr="0B4994EC" w:rsidDel="00F90D22">
          <w:rPr>
            <w:lang w:val="en-US"/>
          </w:rPr>
          <w:delText>rho</w:delText>
        </w:r>
      </w:del>
      <w:r w:rsidRPr="0B4994EC">
        <w:rPr>
          <w:lang w:val="en-US"/>
        </w:rPr>
        <w:t xml:space="preserve"> = 0.99). The correlations coefficients for MALF, the least similar method, ranged between 0.67-0.78. Even after stratifying the comparisons by clinical groups, we still found high similarity between FreeSurfer versions and CNN (</w:t>
      </w:r>
      <w:ins w:id="535" w:author="Sofia Fernandez Lozano" w:date="2025-04-05T16:03:00Z" w16du:dateUtc="2025-04-05T20:03:00Z">
        <w:r w:rsidR="00F90D22" w:rsidRPr="005A71E3">
          <w:rPr>
            <w:lang w:val="en-US"/>
          </w:rPr>
          <w:t>ρ</w:t>
        </w:r>
      </w:ins>
      <w:del w:id="536" w:author="Sofia Fernandez Lozano" w:date="2025-04-05T16:03:00Z" w16du:dateUtc="2025-04-05T20:03:00Z">
        <w:r w:rsidRPr="0B4994EC" w:rsidDel="00F90D22">
          <w:rPr>
            <w:lang w:val="en-US"/>
          </w:rPr>
          <w:delText>rho</w:delText>
        </w:r>
      </w:del>
      <w:r w:rsidRPr="0B4994EC">
        <w:rPr>
          <w:lang w:val="en-US"/>
        </w:rPr>
        <w:t xml:space="preserve"> &gt; 0.9</w:t>
      </w:r>
      <w:r w:rsidR="00DE6F44" w:rsidRPr="0B4994EC">
        <w:rPr>
          <w:lang w:val="en-US"/>
        </w:rPr>
        <w:t>7</w:t>
      </w:r>
      <w:r w:rsidRPr="0B4994EC">
        <w:rPr>
          <w:lang w:val="en-US"/>
        </w:rPr>
        <w:t xml:space="preserve">, between FreeSurfer versions; </w:t>
      </w:r>
      <w:ins w:id="537" w:author="Sofia Fernandez Lozano" w:date="2025-04-05T16:03:00Z" w16du:dateUtc="2025-04-05T20:03:00Z">
        <w:r w:rsidR="00F90D22" w:rsidRPr="005A71E3">
          <w:rPr>
            <w:lang w:val="en-US"/>
          </w:rPr>
          <w:t>ρ</w:t>
        </w:r>
      </w:ins>
      <w:del w:id="538" w:author="Sofia Fernandez Lozano" w:date="2025-04-05T16:03:00Z" w16du:dateUtc="2025-04-05T20:03:00Z">
        <w:r w:rsidRPr="0B4994EC" w:rsidDel="00F90D22">
          <w:rPr>
            <w:lang w:val="en-US"/>
          </w:rPr>
          <w:delText>rho</w:delText>
        </w:r>
      </w:del>
      <w:r w:rsidRPr="0B4994EC">
        <w:rPr>
          <w:lang w:val="en-US"/>
        </w:rPr>
        <w:t xml:space="preserve"> &gt; 0.91, CNN &amp; FreeSurfer). Across all methods, the lowest correlation coefficients were found on the AD group (</w:t>
      </w:r>
      <w:ins w:id="539" w:author="Sofia Fernandez Lozano" w:date="2025-04-05T16:03:00Z" w16du:dateUtc="2025-04-05T20:03:00Z">
        <w:r w:rsidR="00F90D22" w:rsidRPr="005A71E3">
          <w:rPr>
            <w:lang w:val="en-US"/>
          </w:rPr>
          <w:t>ρ</w:t>
        </w:r>
      </w:ins>
      <w:del w:id="540" w:author="Sofia Fernandez Lozano" w:date="2025-04-05T16:03:00Z" w16du:dateUtc="2025-04-05T20:03:00Z">
        <w:r w:rsidRPr="0B4994EC" w:rsidDel="00F90D22">
          <w:rPr>
            <w:lang w:val="en-US"/>
          </w:rPr>
          <w:delText>rho</w:delText>
        </w:r>
      </w:del>
      <w:r w:rsidRPr="0B4994EC">
        <w:rPr>
          <w:lang w:val="en-US"/>
        </w:rPr>
        <w:t xml:space="preserve"> = 0.4 – 0.98).</w:t>
      </w:r>
    </w:p>
    <w:p w14:paraId="17CDBAA6" w14:textId="39221B3E" w:rsidR="52DE1C0E" w:rsidDel="00F90D22" w:rsidRDefault="52DE1C0E" w:rsidP="00A23993">
      <w:pPr>
        <w:spacing w:line="360" w:lineRule="auto"/>
        <w:jc w:val="both"/>
        <w:rPr>
          <w:del w:id="541" w:author="Sofia Fernandez Lozano" w:date="2025-04-05T16:03:00Z" w16du:dateUtc="2025-04-05T20:03:00Z"/>
        </w:rPr>
      </w:pPr>
      <w:del w:id="542" w:author="Sofia Fernandez Lozano" w:date="2025-04-05T16:03:00Z" w16du:dateUtc="2025-04-05T20:03:00Z">
        <w:r w:rsidRPr="0B4994EC" w:rsidDel="00F90D22">
          <w:rPr>
            <w:lang w:val="en-US"/>
          </w:rPr>
          <w:delText>Figure 4. Similarity of segmentation and clinical effect sizes of HCvol. The lower triangle of the matrix plot shows scatter plots of the HCvol values across the different automatic segmentation methods stratified by the clinical group (C</w:delText>
        </w:r>
        <w:r w:rsidR="00F2311E" w:rsidRPr="0B4994EC" w:rsidDel="00F90D22">
          <w:rPr>
            <w:lang w:val="en-US"/>
          </w:rPr>
          <w:delText>H</w:delText>
        </w:r>
        <w:r w:rsidRPr="0B4994EC" w:rsidDel="00F90D22">
          <w:rPr>
            <w:lang w:val="en-US"/>
          </w:rPr>
          <w:delText>: orange, MCI: blue, and AD: green). The upper triangle of the matrix plots lists the correlation coefficients between the automatic segmentation methods using Spearman’s rho. The correlation coefficients include the values for the whole sample in gray and by clinical group. The diagonal of the matrix plot shows the density plots of the HCvol by clinical group. Dashed lines represent the mean of each cohort. Inside each density plot, the inlaid box shows calculated effect sizes between the C</w:delText>
        </w:r>
        <w:r w:rsidR="00637F2E" w:rsidRPr="0B4994EC" w:rsidDel="00F90D22">
          <w:rPr>
            <w:lang w:val="en-US"/>
          </w:rPr>
          <w:delText>H</w:delText>
        </w:r>
        <w:r w:rsidRPr="0B4994EC" w:rsidDel="00F90D22">
          <w:rPr>
            <w:lang w:val="en-US"/>
          </w:rPr>
          <w:delText xml:space="preserve"> and AD groups using Glass’ Delta and their robust 95% confidence intervals.</w:delText>
        </w:r>
      </w:del>
    </w:p>
    <w:p w14:paraId="171C8219" w14:textId="76942574" w:rsidR="006D6639" w:rsidRDefault="0066025B" w:rsidP="00A23993">
      <w:pPr>
        <w:spacing w:line="360" w:lineRule="auto"/>
        <w:jc w:val="both"/>
      </w:pPr>
      <w:r w:rsidRPr="0B4994EC">
        <w:rPr>
          <w:lang w:val="en-US"/>
        </w:rPr>
        <w:t xml:space="preserve">Effect sizes calculated using Glass’ delta follow the conventional interpretation of </w:t>
      </w:r>
      <w:r w:rsidR="000C5C8F" w:rsidRPr="0B4994EC">
        <w:rPr>
          <w:lang w:val="en-US"/>
        </w:rPr>
        <w:t xml:space="preserve">Cohen’s </w:t>
      </w:r>
      <w:r w:rsidRPr="0B4994EC">
        <w:rPr>
          <w:lang w:val="en-US"/>
        </w:rPr>
        <w:t xml:space="preserve">d small, </w:t>
      </w:r>
      <w:r w:rsidR="00336885" w:rsidRPr="0B4994EC">
        <w:rPr>
          <w:lang w:val="en-US"/>
        </w:rPr>
        <w:t>medium,</w:t>
      </w:r>
      <w:r w:rsidRPr="0B4994EC">
        <w:rPr>
          <w:lang w:val="en-US"/>
        </w:rPr>
        <w:t xml:space="preserve"> and large effect sizes defined as d &lt; 0.5, 0.5 &lt; d &lt; 0.8, and d &gt; 0.8, respectively. We found large effect sizes </w:t>
      </w:r>
      <w:r w:rsidR="0B0B2D5A" w:rsidRPr="0B4994EC">
        <w:rPr>
          <w:lang w:val="en-US"/>
        </w:rPr>
        <w:t xml:space="preserve">on the HCvol difference </w:t>
      </w:r>
      <w:r w:rsidRPr="0B4994EC">
        <w:rPr>
          <w:lang w:val="en-US"/>
        </w:rPr>
        <w:t>between C</w:t>
      </w:r>
      <w:r w:rsidR="00B036D2" w:rsidRPr="0B4994EC">
        <w:rPr>
          <w:lang w:val="en-US"/>
        </w:rPr>
        <w:t>H</w:t>
      </w:r>
      <w:r w:rsidRPr="0B4994EC">
        <w:rPr>
          <w:lang w:val="en-US"/>
        </w:rPr>
        <w:t xml:space="preserve"> and AD groups for all segmentation methods except MALF. The methods, from worst to best, were MALF (Δ = -0.7</w:t>
      </w:r>
      <w:r w:rsidR="00DD284D" w:rsidRPr="0B4994EC">
        <w:rPr>
          <w:lang w:val="en-US"/>
        </w:rPr>
        <w:t>8</w:t>
      </w:r>
      <w:r w:rsidRPr="0B4994EC">
        <w:rPr>
          <w:lang w:val="en-US"/>
        </w:rPr>
        <w:t>), NLPB (Δ = -1.54), FreeSurfer (Δ = -1.</w:t>
      </w:r>
      <w:r w:rsidR="00105A28" w:rsidRPr="0B4994EC">
        <w:rPr>
          <w:lang w:val="en-US"/>
        </w:rPr>
        <w:t>7</w:t>
      </w:r>
      <w:r w:rsidR="0013393B" w:rsidRPr="0B4994EC">
        <w:rPr>
          <w:lang w:val="en-US"/>
        </w:rPr>
        <w:t>6</w:t>
      </w:r>
      <w:r w:rsidR="00064D0D" w:rsidRPr="0B4994EC">
        <w:rPr>
          <w:lang w:val="en-US"/>
        </w:rPr>
        <w:t xml:space="preserve"> – -1.78</w:t>
      </w:r>
      <w:r w:rsidRPr="0B4994EC">
        <w:rPr>
          <w:lang w:val="en-US"/>
        </w:rPr>
        <w:t>), and CNN (Δ = -1.8</w:t>
      </w:r>
      <w:r w:rsidR="008E5362" w:rsidRPr="0B4994EC">
        <w:rPr>
          <w:lang w:val="en-US"/>
        </w:rPr>
        <w:t>5</w:t>
      </w:r>
      <w:r w:rsidRPr="0B4994EC">
        <w:rPr>
          <w:lang w:val="en-US"/>
        </w:rPr>
        <w:t xml:space="preserve">). </w:t>
      </w:r>
      <w:r w:rsidR="1F6FC01B" w:rsidRPr="0B4994EC">
        <w:rPr>
          <w:lang w:val="en-US"/>
        </w:rPr>
        <w:t>Comparing the C</w:t>
      </w:r>
      <w:r w:rsidR="00B036D2" w:rsidRPr="0B4994EC">
        <w:rPr>
          <w:lang w:val="en-US"/>
        </w:rPr>
        <w:t>H</w:t>
      </w:r>
      <w:r w:rsidR="1F6FC01B" w:rsidRPr="0B4994EC">
        <w:rPr>
          <w:lang w:val="en-US"/>
        </w:rPr>
        <w:t>:AD effect sizes between the segmentation methods, t</w:t>
      </w:r>
      <w:r w:rsidRPr="0B4994EC">
        <w:rPr>
          <w:lang w:val="en-US"/>
        </w:rPr>
        <w:t xml:space="preserve">he only significant differences (based on the calculated confidence intervals) were observed on the </w:t>
      </w:r>
      <w:r w:rsidR="5EEC15AF" w:rsidRPr="0B4994EC">
        <w:rPr>
          <w:lang w:val="en-US"/>
        </w:rPr>
        <w:t>ones from</w:t>
      </w:r>
      <w:r w:rsidRPr="0B4994EC">
        <w:rPr>
          <w:lang w:val="en-US"/>
        </w:rPr>
        <w:t xml:space="preserve"> MALF which</w:t>
      </w:r>
      <w:r w:rsidR="52345CEA" w:rsidRPr="0B4994EC">
        <w:rPr>
          <w:lang w:val="en-US"/>
        </w:rPr>
        <w:t xml:space="preserve"> were </w:t>
      </w:r>
      <w:r w:rsidRPr="0B4994EC">
        <w:rPr>
          <w:lang w:val="en-US"/>
        </w:rPr>
        <w:t>lower compared to the other three automatic methods.</w:t>
      </w:r>
    </w:p>
    <w:p w14:paraId="53F3F68D" w14:textId="01344AD1" w:rsidR="3B4D5AA8" w:rsidRPr="00230D38" w:rsidDel="008C3610" w:rsidRDefault="0066025B" w:rsidP="00A23993">
      <w:pPr>
        <w:spacing w:line="360" w:lineRule="auto"/>
        <w:jc w:val="both"/>
        <w:rPr>
          <w:del w:id="543" w:author="Sofia Fernandez Lozano" w:date="2025-04-05T16:28:00Z" w16du:dateUtc="2025-04-05T20:28:00Z"/>
          <w:color w:val="000000" w:themeColor="text1"/>
          <w:lang w:val="en-US"/>
        </w:rPr>
      </w:pPr>
      <w:r w:rsidRPr="0B4994EC">
        <w:rPr>
          <w:lang w:val="en-US"/>
        </w:rPr>
        <w:t xml:space="preserve">Using the values for HCvol and CSFvol, we calculated the HVR for all segmentation methods; the mean and standard deviation for the HVR values by clinical group are given in Table </w:t>
      </w:r>
      <w:r w:rsidR="00245CF7">
        <w:rPr>
          <w:lang w:val="en-US"/>
        </w:rPr>
        <w:t>2</w:t>
      </w:r>
      <w:r w:rsidRPr="0B4994EC">
        <w:rPr>
          <w:lang w:val="en-US"/>
        </w:rPr>
        <w:t xml:space="preserve">. </w:t>
      </w:r>
      <w:r w:rsidR="00D84EB1" w:rsidRPr="0B4994EC">
        <w:rPr>
          <w:lang w:val="en-US"/>
        </w:rPr>
        <w:t xml:space="preserve">HVR values </w:t>
      </w:r>
      <w:r w:rsidR="16BBA65E" w:rsidRPr="0B4994EC">
        <w:rPr>
          <w:lang w:val="en-US"/>
        </w:rPr>
        <w:t>were</w:t>
      </w:r>
      <w:r w:rsidR="00D84EB1" w:rsidRPr="0B4994EC">
        <w:rPr>
          <w:lang w:val="en-US"/>
        </w:rPr>
        <w:t xml:space="preserve"> larger for the Free</w:t>
      </w:r>
      <w:r w:rsidR="009B2092" w:rsidRPr="0B4994EC">
        <w:rPr>
          <w:lang w:val="en-US"/>
        </w:rPr>
        <w:t>S</w:t>
      </w:r>
      <w:r w:rsidR="00D84EB1" w:rsidRPr="0B4994EC">
        <w:rPr>
          <w:lang w:val="en-US"/>
        </w:rPr>
        <w:t xml:space="preserve">urfer-based estimates. </w:t>
      </w:r>
      <w:r w:rsidRPr="0B4994EC">
        <w:rPr>
          <w:lang w:val="en-US"/>
        </w:rPr>
        <w:t>The correlations between methods and the comparison of effect sizes between C</w:t>
      </w:r>
      <w:r w:rsidR="00B036D2" w:rsidRPr="0B4994EC">
        <w:rPr>
          <w:lang w:val="en-US"/>
        </w:rPr>
        <w:t xml:space="preserve">H </w:t>
      </w:r>
      <w:r w:rsidRPr="0B4994EC">
        <w:rPr>
          <w:lang w:val="en-US"/>
        </w:rPr>
        <w:t xml:space="preserve">and AD </w:t>
      </w:r>
      <w:r w:rsidR="00D84EB1" w:rsidRPr="0B4994EC">
        <w:rPr>
          <w:lang w:val="en-US"/>
        </w:rPr>
        <w:t xml:space="preserve">are </w:t>
      </w:r>
      <w:r w:rsidRPr="0B4994EC">
        <w:rPr>
          <w:lang w:val="en-US"/>
        </w:rPr>
        <w:t xml:space="preserve">presented in </w:t>
      </w:r>
      <w:r w:rsidR="00D84EB1" w:rsidRPr="0B4994EC">
        <w:rPr>
          <w:lang w:val="en-US"/>
        </w:rPr>
        <w:t xml:space="preserve">Fig. </w:t>
      </w:r>
      <w:r w:rsidRPr="0B4994EC">
        <w:rPr>
          <w:lang w:val="en-US"/>
        </w:rPr>
        <w:t xml:space="preserve">5. The similarity across methods was higher for HVR </w:t>
      </w:r>
      <w:r w:rsidR="00D84EB1" w:rsidRPr="0B4994EC">
        <w:rPr>
          <w:lang w:val="en-US"/>
        </w:rPr>
        <w:t xml:space="preserve">(compared to HCvol) </w:t>
      </w:r>
      <w:r w:rsidRPr="0B4994EC">
        <w:rPr>
          <w:lang w:val="en-US"/>
        </w:rPr>
        <w:t>with the correlation coefficients ranging from 0.8</w:t>
      </w:r>
      <w:r w:rsidR="00DB34EC" w:rsidRPr="0B4994EC">
        <w:rPr>
          <w:lang w:val="en-US"/>
        </w:rPr>
        <w:t>9</w:t>
      </w:r>
      <w:r w:rsidRPr="0B4994EC">
        <w:rPr>
          <w:lang w:val="en-US"/>
        </w:rPr>
        <w:t xml:space="preserve"> (MALF &amp; FreeSurfer) to 0.9</w:t>
      </w:r>
      <w:r w:rsidR="00DF4E4A" w:rsidRPr="0B4994EC">
        <w:rPr>
          <w:lang w:val="en-US"/>
        </w:rPr>
        <w:t>7</w:t>
      </w:r>
      <w:r w:rsidRPr="0B4994EC">
        <w:rPr>
          <w:lang w:val="en-US"/>
        </w:rPr>
        <w:t xml:space="preserve"> (CNN &amp; FreeSurfer). </w:t>
      </w:r>
      <w:r w:rsidR="00D84EB1" w:rsidRPr="0B4994EC">
        <w:rPr>
          <w:lang w:val="en-US"/>
        </w:rPr>
        <w:t>As</w:t>
      </w:r>
      <w:r w:rsidRPr="0B4994EC">
        <w:rPr>
          <w:lang w:val="en-US"/>
        </w:rPr>
        <w:t xml:space="preserve"> with HCvol, the lower correlations were found on the AD group (</w:t>
      </w:r>
      <w:ins w:id="544" w:author="Sofia Fernandez Lozano" w:date="2025-04-05T16:04:00Z" w16du:dateUtc="2025-04-05T20:04:00Z">
        <w:r w:rsidR="00F90D22" w:rsidRPr="005A71E3">
          <w:rPr>
            <w:lang w:val="en-US"/>
          </w:rPr>
          <w:t>ρ</w:t>
        </w:r>
      </w:ins>
      <w:del w:id="545" w:author="Sofia Fernandez Lozano" w:date="2025-04-05T16:04:00Z" w16du:dateUtc="2025-04-05T20:04:00Z">
        <w:r w:rsidRPr="0B4994EC" w:rsidDel="00F90D22">
          <w:rPr>
            <w:lang w:val="en-US"/>
          </w:rPr>
          <w:delText>rho</w:delText>
        </w:r>
      </w:del>
      <w:r w:rsidRPr="0B4994EC">
        <w:rPr>
          <w:lang w:val="en-US"/>
        </w:rPr>
        <w:t xml:space="preserve"> = 0.7</w:t>
      </w:r>
      <w:r w:rsidR="00DA7219" w:rsidRPr="0B4994EC">
        <w:rPr>
          <w:lang w:val="en-US"/>
        </w:rPr>
        <w:t>7</w:t>
      </w:r>
      <w:r w:rsidRPr="0B4994EC">
        <w:rPr>
          <w:lang w:val="en-US"/>
        </w:rPr>
        <w:t xml:space="preserve"> – 0.9</w:t>
      </w:r>
      <w:r w:rsidR="00DA7219" w:rsidRPr="0B4994EC">
        <w:rPr>
          <w:lang w:val="en-US"/>
        </w:rPr>
        <w:t>7</w:t>
      </w:r>
      <w:r w:rsidRPr="0B4994EC">
        <w:rPr>
          <w:lang w:val="en-US"/>
        </w:rPr>
        <w:t>). All four segmentation methods had large effect sizes between C</w:t>
      </w:r>
      <w:r w:rsidR="007347AA" w:rsidRPr="0B4994EC">
        <w:rPr>
          <w:lang w:val="en-US"/>
        </w:rPr>
        <w:t>H</w:t>
      </w:r>
      <w:r w:rsidRPr="0B4994EC">
        <w:rPr>
          <w:lang w:val="en-US"/>
        </w:rPr>
        <w:t xml:space="preserve"> and AD when using HVR. The magnitudes of the effect </w:t>
      </w:r>
      <w:r w:rsidR="00D84EB1" w:rsidRPr="0B4994EC">
        <w:rPr>
          <w:lang w:val="en-US"/>
        </w:rPr>
        <w:t xml:space="preserve">size </w:t>
      </w:r>
      <w:r w:rsidR="598F4913" w:rsidRPr="0B4994EC">
        <w:rPr>
          <w:lang w:val="en-US"/>
        </w:rPr>
        <w:t xml:space="preserve">from HVR </w:t>
      </w:r>
      <w:r w:rsidRPr="0B4994EC">
        <w:rPr>
          <w:lang w:val="en-US"/>
        </w:rPr>
        <w:t xml:space="preserve">were </w:t>
      </w:r>
      <w:r w:rsidR="00D84EB1" w:rsidRPr="0B4994EC">
        <w:rPr>
          <w:lang w:val="en-US"/>
        </w:rPr>
        <w:t xml:space="preserve">larger </w:t>
      </w:r>
      <w:r w:rsidRPr="0B4994EC">
        <w:rPr>
          <w:lang w:val="en-US"/>
        </w:rPr>
        <w:t>than those calculated with HCvol</w:t>
      </w:r>
      <w:r w:rsidR="02549EAC" w:rsidRPr="0B4994EC">
        <w:rPr>
          <w:color w:val="000000" w:themeColor="text1"/>
          <w:lang w:val="en-US"/>
        </w:rPr>
        <w:t xml:space="preserve">, nonetheless, </w:t>
      </w:r>
      <w:r w:rsidR="001F3ABD" w:rsidRPr="0B4994EC">
        <w:rPr>
          <w:color w:val="000000" w:themeColor="text1"/>
          <w:lang w:val="en-US"/>
        </w:rPr>
        <w:t xml:space="preserve">the HVR vs HCvol difference in effect size </w:t>
      </w:r>
      <w:r w:rsidR="02549EAC" w:rsidRPr="0B4994EC">
        <w:rPr>
          <w:color w:val="000000" w:themeColor="text1"/>
          <w:lang w:val="en-US"/>
        </w:rPr>
        <w:t>only reached significance for MALF</w:t>
      </w:r>
      <w:r w:rsidRPr="0B4994EC">
        <w:rPr>
          <w:lang w:val="en-US"/>
        </w:rPr>
        <w:t>. Ordered from lowest to highest value, the methods were MALF (Δ = -1.24), NLPB (Δ =-1.7</w:t>
      </w:r>
      <w:r w:rsidR="0091205F" w:rsidRPr="0B4994EC">
        <w:rPr>
          <w:lang w:val="en-US"/>
        </w:rPr>
        <w:t>3</w:t>
      </w:r>
      <w:r w:rsidRPr="0B4994EC">
        <w:rPr>
          <w:lang w:val="en-US"/>
        </w:rPr>
        <w:t>), CNN (Δ = -1.</w:t>
      </w:r>
      <w:r w:rsidR="0091205F" w:rsidRPr="0B4994EC">
        <w:rPr>
          <w:lang w:val="en-US"/>
        </w:rPr>
        <w:t>86</w:t>
      </w:r>
      <w:r w:rsidRPr="0B4994EC">
        <w:rPr>
          <w:lang w:val="en-US"/>
        </w:rPr>
        <w:t>), and FreeSurfer (Δ = -2.</w:t>
      </w:r>
      <w:r w:rsidR="00337BCC" w:rsidRPr="0B4994EC">
        <w:rPr>
          <w:lang w:val="en-US"/>
        </w:rPr>
        <w:t>02</w:t>
      </w:r>
      <w:r w:rsidRPr="0B4994EC">
        <w:rPr>
          <w:lang w:val="en-US"/>
        </w:rPr>
        <w:t>). The effect size obtained with MALF was significantly lower than the other methods. None of the other differences across methods were significant.</w:t>
      </w:r>
    </w:p>
    <w:p w14:paraId="2237E87B" w14:textId="6C7C6FA6" w:rsidR="3B4D5AA8" w:rsidRDefault="3B4D5AA8" w:rsidP="00A23993">
      <w:pPr>
        <w:spacing w:line="360" w:lineRule="auto"/>
        <w:jc w:val="both"/>
      </w:pPr>
      <w:del w:id="546" w:author="Sofia Fernandez Lozano" w:date="2025-04-05T16:04:00Z" w16du:dateUtc="2025-04-05T20:04:00Z">
        <w:r w:rsidRPr="0B4994EC" w:rsidDel="00F90D22">
          <w:rPr>
            <w:lang w:val="en-US"/>
          </w:rPr>
          <w:delText xml:space="preserve">Figure 5. Similarity of values of HVR and their derived clinical effect sizes. The lower triangle of the matrix plot shows </w:delText>
        </w:r>
      </w:del>
      <w:del w:id="547" w:author="Sofia Fernandez Lozano" w:date="2025-03-26T12:14:00Z" w16du:dateUtc="2025-03-26T16:14:00Z">
        <w:r w:rsidRPr="0B4994EC">
          <w:rPr>
            <w:lang w:val="en-US"/>
          </w:rPr>
          <w:delText>scatter</w:delText>
        </w:r>
      </w:del>
      <w:del w:id="548" w:author="Sofia Fernandez Lozano" w:date="2025-04-05T16:04:00Z" w16du:dateUtc="2025-04-05T20:04:00Z">
        <w:r w:rsidRPr="0B4994EC" w:rsidDel="00F90D22">
          <w:rPr>
            <w:lang w:val="en-US"/>
          </w:rPr>
          <w:delText xml:space="preserve"> plots of the HVR values across the different automatic segmentation methods stratified by the clinical group (C</w:delText>
        </w:r>
        <w:r w:rsidR="00F2311E" w:rsidRPr="0B4994EC" w:rsidDel="00F90D22">
          <w:rPr>
            <w:lang w:val="en-US"/>
          </w:rPr>
          <w:delText>H</w:delText>
        </w:r>
        <w:r w:rsidRPr="0B4994EC" w:rsidDel="00F90D22">
          <w:rPr>
            <w:lang w:val="en-US"/>
          </w:rPr>
          <w:delText xml:space="preserve">: orange, MCI: blue, and AD: green). The upper triangle of the matrix </w:delText>
        </w:r>
      </w:del>
      <w:del w:id="549" w:author="Sofia Fernandez Lozano" w:date="2025-03-26T12:14:00Z" w16du:dateUtc="2025-03-26T16:14:00Z">
        <w:r w:rsidRPr="0B4994EC">
          <w:rPr>
            <w:lang w:val="en-US"/>
          </w:rPr>
          <w:delText>plots</w:delText>
        </w:r>
      </w:del>
      <w:del w:id="550" w:author="Sofia Fernandez Lozano" w:date="2025-04-05T16:04:00Z" w16du:dateUtc="2025-04-05T20:04:00Z">
        <w:r w:rsidRPr="0B4994EC" w:rsidDel="00F90D22">
          <w:rPr>
            <w:lang w:val="en-US"/>
          </w:rPr>
          <w:delText xml:space="preserve"> lists the correlation coefficients between the automatic segmentation methods using Spearman’s rho. The correlation coefficients include the values for the whole sample in gray and by clinical group. The diagonal of the matrix plot shows the density plots of the HVR by clinical group. Dashed lines represent the mean of each cohort. Inside each density plot, the inlaid box shows calculated effect sizes between the C</w:delText>
        </w:r>
        <w:r w:rsidR="00637F2E" w:rsidRPr="0B4994EC" w:rsidDel="00F90D22">
          <w:rPr>
            <w:lang w:val="en-US"/>
          </w:rPr>
          <w:delText>H</w:delText>
        </w:r>
        <w:r w:rsidRPr="0B4994EC" w:rsidDel="00F90D22">
          <w:rPr>
            <w:lang w:val="en-US"/>
          </w:rPr>
          <w:delText xml:space="preserve"> and AD groups using Glass’ Delta and their robust 95% confidence intervals.</w:delText>
        </w:r>
      </w:del>
    </w:p>
    <w:p w14:paraId="0FC5A2BD" w14:textId="7E59B2D4" w:rsidR="006D6639" w:rsidRDefault="0066025B" w:rsidP="0032209D">
      <w:pPr>
        <w:pStyle w:val="Heading2"/>
      </w:pPr>
      <w:bookmarkStart w:id="551" w:name="_7wgu9fr5b5st"/>
      <w:bookmarkEnd w:id="551"/>
      <w:r>
        <w:t xml:space="preserve">Associations of hippocampal volumetrics with age, </w:t>
      </w:r>
      <w:r w:rsidR="005E4DE0">
        <w:t>memory,</w:t>
      </w:r>
      <w:r>
        <w:t xml:space="preserve"> and </w:t>
      </w:r>
      <w:r w:rsidR="4F38ACBD">
        <w:t xml:space="preserve">global </w:t>
      </w:r>
      <w:r>
        <w:t>cognition</w:t>
      </w:r>
    </w:p>
    <w:p w14:paraId="6A8512FC" w14:textId="02C90863" w:rsidR="6843E2B5" w:rsidDel="008C3610" w:rsidRDefault="18EA812C" w:rsidP="00A23993">
      <w:pPr>
        <w:spacing w:line="360" w:lineRule="auto"/>
        <w:jc w:val="both"/>
        <w:rPr>
          <w:del w:id="552" w:author="Sofia Fernandez Lozano" w:date="2025-04-05T16:34:00Z" w16du:dateUtc="2025-04-05T20:34:00Z"/>
        </w:rPr>
      </w:pPr>
      <w:r w:rsidRPr="0B4994EC">
        <w:rPr>
          <w:lang w:val="en-US"/>
        </w:rPr>
        <w:t>The correlation coefficients between HCvol</w:t>
      </w:r>
      <w:r w:rsidR="426FD2EC" w:rsidRPr="0B4994EC">
        <w:rPr>
          <w:lang w:val="en-US"/>
        </w:rPr>
        <w:t xml:space="preserve"> with </w:t>
      </w:r>
      <w:r w:rsidRPr="0B4994EC">
        <w:rPr>
          <w:lang w:val="en-US"/>
        </w:rPr>
        <w:t xml:space="preserve">age, the subscores of learning from RAVLT and the scores of ADAS13 for all four segmentation methods are presented in Figure 6. </w:t>
      </w:r>
      <w:r w:rsidR="426FD2EC" w:rsidRPr="0B4994EC">
        <w:rPr>
          <w:lang w:val="en-US"/>
        </w:rPr>
        <w:t xml:space="preserve"> The correlation coefficients for HVR are presented as well. </w:t>
      </w:r>
      <w:r w:rsidR="48FF5368" w:rsidRPr="0B4994EC">
        <w:rPr>
          <w:lang w:val="en-US"/>
        </w:rPr>
        <w:t xml:space="preserve">All correlations and comparisons were corrected for multiple comparisons. </w:t>
      </w:r>
      <w:r w:rsidRPr="0B4994EC">
        <w:rPr>
          <w:lang w:val="en-US"/>
        </w:rPr>
        <w:t xml:space="preserve">We found a significant positive association </w:t>
      </w:r>
      <w:r w:rsidR="4F4584BF" w:rsidRPr="0B4994EC">
        <w:rPr>
          <w:lang w:val="en-US"/>
        </w:rPr>
        <w:t xml:space="preserve">(p &lt; 0.001) </w:t>
      </w:r>
      <w:r w:rsidRPr="0B4994EC">
        <w:rPr>
          <w:lang w:val="en-US"/>
        </w:rPr>
        <w:t>between HCvol and Age across all clinical groups for FreeSurfer</w:t>
      </w:r>
      <w:r w:rsidR="36629588" w:rsidRPr="0B4994EC">
        <w:rPr>
          <w:lang w:val="en-US"/>
        </w:rPr>
        <w:t xml:space="preserve"> (N = 1,589)</w:t>
      </w:r>
      <w:r w:rsidRPr="0B4994EC">
        <w:rPr>
          <w:lang w:val="en-US"/>
        </w:rPr>
        <w:t>, CNN</w:t>
      </w:r>
      <w:r w:rsidR="3053957C" w:rsidRPr="0B4994EC">
        <w:rPr>
          <w:lang w:val="en-US"/>
        </w:rPr>
        <w:t xml:space="preserve"> (1,612)</w:t>
      </w:r>
      <w:r w:rsidRPr="0B4994EC">
        <w:rPr>
          <w:lang w:val="en-US"/>
        </w:rPr>
        <w:t>, and NLPB</w:t>
      </w:r>
      <w:r w:rsidR="2C52C0C2" w:rsidRPr="0B4994EC">
        <w:rPr>
          <w:lang w:val="en-US"/>
        </w:rPr>
        <w:t xml:space="preserve"> (</w:t>
      </w:r>
      <w:r w:rsidR="211161C4" w:rsidRPr="0B4994EC">
        <w:rPr>
          <w:lang w:val="en-US"/>
        </w:rPr>
        <w:t>N = 1,600</w:t>
      </w:r>
      <w:r w:rsidR="2C52C0C2" w:rsidRPr="0B4994EC">
        <w:rPr>
          <w:lang w:val="en-US"/>
        </w:rPr>
        <w:t>)</w:t>
      </w:r>
      <w:r w:rsidRPr="0B4994EC">
        <w:rPr>
          <w:lang w:val="en-US"/>
        </w:rPr>
        <w:t>; for MALF</w:t>
      </w:r>
      <w:r w:rsidR="6CBBBE63" w:rsidRPr="0B4994EC">
        <w:rPr>
          <w:lang w:val="en-US"/>
        </w:rPr>
        <w:t xml:space="preserve"> (1,590)</w:t>
      </w:r>
      <w:r w:rsidRPr="0B4994EC">
        <w:rPr>
          <w:lang w:val="en-US"/>
        </w:rPr>
        <w:t>, the correlation was significant only on the C</w:t>
      </w:r>
      <w:r w:rsidR="64172F9E" w:rsidRPr="0B4994EC">
        <w:rPr>
          <w:lang w:val="en-US"/>
        </w:rPr>
        <w:t>H</w:t>
      </w:r>
      <w:r w:rsidRPr="0B4994EC">
        <w:rPr>
          <w:lang w:val="en-US"/>
        </w:rPr>
        <w:t xml:space="preserve"> </w:t>
      </w:r>
      <w:r w:rsidR="0E0736BB" w:rsidRPr="0B4994EC">
        <w:rPr>
          <w:lang w:val="en-US"/>
        </w:rPr>
        <w:t>(p = 0.00</w:t>
      </w:r>
      <w:r w:rsidR="4F3AA490" w:rsidRPr="0B4994EC">
        <w:rPr>
          <w:lang w:val="en-US"/>
        </w:rPr>
        <w:t>2</w:t>
      </w:r>
      <w:r w:rsidR="0E0736BB" w:rsidRPr="0B4994EC">
        <w:rPr>
          <w:lang w:val="en-US"/>
        </w:rPr>
        <w:t xml:space="preserve">) </w:t>
      </w:r>
      <w:r w:rsidRPr="0B4994EC">
        <w:rPr>
          <w:lang w:val="en-US"/>
        </w:rPr>
        <w:t>and MCI groups</w:t>
      </w:r>
      <w:r w:rsidR="09FE6BDC" w:rsidRPr="0B4994EC">
        <w:rPr>
          <w:lang w:val="en-US"/>
        </w:rPr>
        <w:t xml:space="preserve"> </w:t>
      </w:r>
      <w:r w:rsidR="28FC5E3E" w:rsidRPr="0B4994EC">
        <w:rPr>
          <w:lang w:val="en-US"/>
        </w:rPr>
        <w:t>(p &lt; 0.001)</w:t>
      </w:r>
      <w:r w:rsidRPr="0B4994EC">
        <w:rPr>
          <w:lang w:val="en-US"/>
        </w:rPr>
        <w:t>. The association between HVR and age was significant for all groups and methods</w:t>
      </w:r>
      <w:r w:rsidR="3FD4BBDD" w:rsidRPr="0B4994EC">
        <w:rPr>
          <w:lang w:val="en-US"/>
        </w:rPr>
        <w:t xml:space="preserve"> (p &lt; 0.001)</w:t>
      </w:r>
      <w:r w:rsidRPr="0B4994EC">
        <w:rPr>
          <w:lang w:val="en-US"/>
        </w:rPr>
        <w:t xml:space="preserve">. The correlations of age with HVR were higher compared </w:t>
      </w:r>
      <w:r w:rsidR="426FD2EC" w:rsidRPr="0B4994EC">
        <w:rPr>
          <w:lang w:val="en-US"/>
        </w:rPr>
        <w:t xml:space="preserve">to correlations with </w:t>
      </w:r>
      <w:r w:rsidRPr="0B4994EC">
        <w:rPr>
          <w:lang w:val="en-US"/>
        </w:rPr>
        <w:t>HCvol. This difference was significant on the C</w:t>
      </w:r>
      <w:r w:rsidR="3A11E74E" w:rsidRPr="0B4994EC">
        <w:rPr>
          <w:lang w:val="en-US"/>
        </w:rPr>
        <w:t>H</w:t>
      </w:r>
      <w:r w:rsidRPr="0B4994EC">
        <w:rPr>
          <w:lang w:val="en-US"/>
        </w:rPr>
        <w:t xml:space="preserve"> and MCI cohorts for the CNN (C</w:t>
      </w:r>
      <w:r w:rsidR="3A11E74E" w:rsidRPr="0B4994EC">
        <w:rPr>
          <w:lang w:val="en-US"/>
        </w:rPr>
        <w:t>H</w:t>
      </w:r>
      <w:r w:rsidRPr="0B4994EC">
        <w:rPr>
          <w:lang w:val="en-US"/>
        </w:rPr>
        <w:t xml:space="preserve">, </w:t>
      </w:r>
      <w:ins w:id="553" w:author="Sofia Fernandez Lozano" w:date="2025-04-05T16:05:00Z" w16du:dateUtc="2025-04-05T20:05:00Z">
        <w:r w:rsidR="00F90D22" w:rsidRPr="005A71E3">
          <w:rPr>
            <w:lang w:val="en-US"/>
          </w:rPr>
          <w:t>ρ</w:t>
        </w:r>
      </w:ins>
      <w:del w:id="554" w:author="Sofia Fernandez Lozano" w:date="2025-04-05T16:05:00Z" w16du:dateUtc="2025-04-05T20:05:00Z">
        <w:r w:rsidRPr="0B4994EC" w:rsidDel="00F90D22">
          <w:rPr>
            <w:lang w:val="en-US"/>
          </w:rPr>
          <w:delText>rho</w:delText>
        </w:r>
      </w:del>
      <w:r w:rsidRPr="0B4994EC">
        <w:rPr>
          <w:lang w:val="en-US"/>
        </w:rPr>
        <w:t>: -0.</w:t>
      </w:r>
      <w:r w:rsidR="56B3A1C5" w:rsidRPr="0B4994EC">
        <w:rPr>
          <w:lang w:val="en-US"/>
        </w:rPr>
        <w:t>4</w:t>
      </w:r>
      <w:r w:rsidRPr="0B4994EC">
        <w:rPr>
          <w:lang w:val="en-US"/>
        </w:rPr>
        <w:t xml:space="preserve"> vs -0.5</w:t>
      </w:r>
      <w:r w:rsidR="2EC3ED8A" w:rsidRPr="0B4994EC">
        <w:rPr>
          <w:lang w:val="en-US"/>
        </w:rPr>
        <w:t>3</w:t>
      </w:r>
      <w:r w:rsidR="6D7ED910" w:rsidRPr="0B4994EC">
        <w:rPr>
          <w:lang w:val="en-US"/>
        </w:rPr>
        <w:t>, p = 0.01</w:t>
      </w:r>
      <w:r w:rsidR="65E032DA" w:rsidRPr="0B4994EC">
        <w:rPr>
          <w:lang w:val="en-US"/>
        </w:rPr>
        <w:t>2</w:t>
      </w:r>
      <w:r w:rsidRPr="0B4994EC">
        <w:rPr>
          <w:lang w:val="en-US"/>
        </w:rPr>
        <w:t>; MCI, rho: -0.46 vs -0.5</w:t>
      </w:r>
      <w:r w:rsidR="7BE8AA4E" w:rsidRPr="0B4994EC">
        <w:rPr>
          <w:lang w:val="en-US"/>
        </w:rPr>
        <w:t>7</w:t>
      </w:r>
      <w:r w:rsidR="54EF8C88" w:rsidRPr="0B4994EC">
        <w:rPr>
          <w:lang w:val="en-US"/>
        </w:rPr>
        <w:t>, p = 0.01</w:t>
      </w:r>
      <w:ins w:id="555" w:author="Sofia Fernandez Lozano" w:date="2025-04-05T17:00:00Z" w16du:dateUtc="2025-04-05T21:00:00Z">
        <w:r w:rsidR="00EC295A">
          <w:rPr>
            <w:lang w:val="en-US"/>
          </w:rPr>
          <w:t>; Fig</w:t>
        </w:r>
      </w:ins>
      <w:ins w:id="556" w:author="Sofia Fernandez Lozano" w:date="2025-04-05T17:10:00Z" w16du:dateUtc="2025-04-05T21:10:00Z">
        <w:r w:rsidR="00F20ADB">
          <w:rPr>
            <w:lang w:val="en-US"/>
          </w:rPr>
          <w:t>s</w:t>
        </w:r>
      </w:ins>
      <w:ins w:id="557" w:author="Sofia Fernandez Lozano" w:date="2025-04-05T17:00:00Z" w16du:dateUtc="2025-04-05T21:00:00Z">
        <w:r w:rsidR="00EC295A">
          <w:rPr>
            <w:lang w:val="en-US"/>
          </w:rPr>
          <w:t xml:space="preserve">. </w:t>
        </w:r>
      </w:ins>
      <w:ins w:id="558" w:author="Sofia Fernandez Lozano" w:date="2025-04-05T17:10:00Z" w16du:dateUtc="2025-04-05T21:10:00Z">
        <w:r w:rsidR="00F20ADB">
          <w:rPr>
            <w:lang w:val="en-US"/>
          </w:rPr>
          <w:t xml:space="preserve">4 and </w:t>
        </w:r>
      </w:ins>
      <w:ins w:id="559" w:author="Sofia Fernandez Lozano" w:date="2025-04-05T17:00:00Z" w16du:dateUtc="2025-04-05T21:00:00Z">
        <w:r w:rsidR="00EC295A">
          <w:rPr>
            <w:lang w:val="en-US"/>
          </w:rPr>
          <w:t>S4</w:t>
        </w:r>
      </w:ins>
      <w:r w:rsidRPr="0B4994EC">
        <w:rPr>
          <w:lang w:val="en-US"/>
        </w:rPr>
        <w:t>) and NLPB (C</w:t>
      </w:r>
      <w:r w:rsidR="3A11E74E" w:rsidRPr="0B4994EC">
        <w:rPr>
          <w:lang w:val="en-US"/>
        </w:rPr>
        <w:t>H</w:t>
      </w:r>
      <w:r w:rsidRPr="0B4994EC">
        <w:rPr>
          <w:lang w:val="en-US"/>
        </w:rPr>
        <w:t xml:space="preserve">, </w:t>
      </w:r>
      <w:ins w:id="560" w:author="Sofia Fernandez Lozano" w:date="2025-04-05T16:05:00Z" w16du:dateUtc="2025-04-05T20:05:00Z">
        <w:r w:rsidR="00F90D22" w:rsidRPr="005A71E3">
          <w:rPr>
            <w:lang w:val="en-US"/>
          </w:rPr>
          <w:t>ρ</w:t>
        </w:r>
      </w:ins>
      <w:del w:id="561" w:author="Sofia Fernandez Lozano" w:date="2025-04-05T16:05:00Z" w16du:dateUtc="2025-04-05T20:05:00Z">
        <w:r w:rsidRPr="0B4994EC" w:rsidDel="00F90D22">
          <w:rPr>
            <w:lang w:val="en-US"/>
          </w:rPr>
          <w:delText>rho</w:delText>
        </w:r>
      </w:del>
      <w:r w:rsidRPr="0B4994EC">
        <w:rPr>
          <w:lang w:val="en-US"/>
        </w:rPr>
        <w:t>: -0.3</w:t>
      </w:r>
      <w:r w:rsidR="37143354" w:rsidRPr="0B4994EC">
        <w:rPr>
          <w:lang w:val="en-US"/>
        </w:rPr>
        <w:t>4</w:t>
      </w:r>
      <w:r w:rsidRPr="0B4994EC">
        <w:rPr>
          <w:lang w:val="en-US"/>
        </w:rPr>
        <w:t xml:space="preserve"> vs -0.4</w:t>
      </w:r>
      <w:r w:rsidR="6A0BA656" w:rsidRPr="0B4994EC">
        <w:rPr>
          <w:lang w:val="en-US"/>
        </w:rPr>
        <w:t>9</w:t>
      </w:r>
      <w:r w:rsidR="08BFBC57" w:rsidRPr="0B4994EC">
        <w:rPr>
          <w:lang w:val="en-US"/>
        </w:rPr>
        <w:t>, p = 0.00</w:t>
      </w:r>
      <w:r w:rsidR="324DF0DF" w:rsidRPr="0B4994EC">
        <w:rPr>
          <w:lang w:val="en-US"/>
        </w:rPr>
        <w:t>6</w:t>
      </w:r>
      <w:r w:rsidRPr="0B4994EC">
        <w:rPr>
          <w:lang w:val="en-US"/>
        </w:rPr>
        <w:t xml:space="preserve">; MCI, </w:t>
      </w:r>
      <w:ins w:id="562" w:author="Sofia Fernandez Lozano" w:date="2025-04-05T16:05:00Z" w16du:dateUtc="2025-04-05T20:05:00Z">
        <w:r w:rsidR="00F90D22" w:rsidRPr="005A71E3">
          <w:rPr>
            <w:lang w:val="en-US"/>
          </w:rPr>
          <w:t>ρ</w:t>
        </w:r>
      </w:ins>
      <w:del w:id="563" w:author="Sofia Fernandez Lozano" w:date="2025-04-05T16:05:00Z" w16du:dateUtc="2025-04-05T20:05:00Z">
        <w:r w:rsidRPr="0B4994EC" w:rsidDel="00F90D22">
          <w:rPr>
            <w:lang w:val="en-US"/>
          </w:rPr>
          <w:delText>rho</w:delText>
        </w:r>
      </w:del>
      <w:r w:rsidRPr="0B4994EC">
        <w:rPr>
          <w:lang w:val="en-US"/>
        </w:rPr>
        <w:t>: -0.39 vs -0.54</w:t>
      </w:r>
      <w:r w:rsidR="2B710CE3" w:rsidRPr="0B4994EC">
        <w:rPr>
          <w:lang w:val="en-US"/>
        </w:rPr>
        <w:t>, p = 0.001</w:t>
      </w:r>
      <w:ins w:id="564" w:author="Sofia Fernandez Lozano" w:date="2025-04-05T17:01:00Z" w16du:dateUtc="2025-04-05T21:01:00Z">
        <w:r w:rsidR="00EC295A">
          <w:rPr>
            <w:lang w:val="en-US"/>
          </w:rPr>
          <w:t>; Fig</w:t>
        </w:r>
      </w:ins>
      <w:ins w:id="565" w:author="Sofia Fernandez Lozano" w:date="2025-04-05T17:11:00Z" w16du:dateUtc="2025-04-05T21:11:00Z">
        <w:r w:rsidR="00F20ADB">
          <w:rPr>
            <w:lang w:val="en-US"/>
          </w:rPr>
          <w:t>s</w:t>
        </w:r>
      </w:ins>
      <w:ins w:id="566" w:author="Sofia Fernandez Lozano" w:date="2025-04-05T17:01:00Z" w16du:dateUtc="2025-04-05T21:01:00Z">
        <w:r w:rsidR="00EC295A">
          <w:rPr>
            <w:lang w:val="en-US"/>
          </w:rPr>
          <w:t xml:space="preserve">. </w:t>
        </w:r>
      </w:ins>
      <w:ins w:id="567" w:author="Sofia Fernandez Lozano" w:date="2025-04-05T17:11:00Z" w16du:dateUtc="2025-04-05T21:11:00Z">
        <w:r w:rsidR="00F20ADB">
          <w:rPr>
            <w:lang w:val="en-US"/>
          </w:rPr>
          <w:t xml:space="preserve">4 and </w:t>
        </w:r>
      </w:ins>
      <w:ins w:id="568" w:author="Sofia Fernandez Lozano" w:date="2025-04-05T17:01:00Z" w16du:dateUtc="2025-04-05T21:01:00Z">
        <w:r w:rsidR="00EC295A">
          <w:rPr>
            <w:lang w:val="en-US"/>
          </w:rPr>
          <w:t>S5</w:t>
        </w:r>
      </w:ins>
      <w:r w:rsidRPr="0B4994EC">
        <w:rPr>
          <w:lang w:val="en-US"/>
        </w:rPr>
        <w:t>), and all clinical groups of MALF (C</w:t>
      </w:r>
      <w:r w:rsidR="3A11E74E" w:rsidRPr="0B4994EC">
        <w:rPr>
          <w:lang w:val="en-US"/>
        </w:rPr>
        <w:t>H</w:t>
      </w:r>
      <w:r w:rsidRPr="0B4994EC">
        <w:rPr>
          <w:lang w:val="en-US"/>
        </w:rPr>
        <w:t xml:space="preserve">, </w:t>
      </w:r>
      <w:ins w:id="569" w:author="Sofia Fernandez Lozano" w:date="2025-04-05T16:05:00Z" w16du:dateUtc="2025-04-05T20:05:00Z">
        <w:r w:rsidR="00F90D22" w:rsidRPr="005A71E3">
          <w:rPr>
            <w:lang w:val="en-US"/>
          </w:rPr>
          <w:t>ρ</w:t>
        </w:r>
      </w:ins>
      <w:del w:id="570" w:author="Sofia Fernandez Lozano" w:date="2025-04-05T16:05:00Z" w16du:dateUtc="2025-04-05T20:05:00Z">
        <w:r w:rsidRPr="0B4994EC" w:rsidDel="00F90D22">
          <w:rPr>
            <w:lang w:val="en-US"/>
          </w:rPr>
          <w:delText>rho</w:delText>
        </w:r>
      </w:del>
      <w:r w:rsidRPr="0B4994EC">
        <w:rPr>
          <w:lang w:val="en-US"/>
        </w:rPr>
        <w:t>: -0.1</w:t>
      </w:r>
      <w:r w:rsidR="38A920D6" w:rsidRPr="0B4994EC">
        <w:rPr>
          <w:lang w:val="en-US"/>
        </w:rPr>
        <w:t>9</w:t>
      </w:r>
      <w:r w:rsidRPr="0B4994EC">
        <w:rPr>
          <w:lang w:val="en-US"/>
        </w:rPr>
        <w:t xml:space="preserve"> vs -0.</w:t>
      </w:r>
      <w:r w:rsidR="6AAA1C5C" w:rsidRPr="0B4994EC">
        <w:rPr>
          <w:lang w:val="en-US"/>
        </w:rPr>
        <w:t>5</w:t>
      </w:r>
      <w:r w:rsidRPr="0B4994EC">
        <w:rPr>
          <w:lang w:val="en-US"/>
        </w:rPr>
        <w:t xml:space="preserve">; MCI, </w:t>
      </w:r>
      <w:ins w:id="571" w:author="Sofia Fernandez Lozano" w:date="2025-04-05T16:05:00Z" w16du:dateUtc="2025-04-05T20:05:00Z">
        <w:r w:rsidR="00F90D22" w:rsidRPr="005A71E3">
          <w:rPr>
            <w:lang w:val="en-US"/>
          </w:rPr>
          <w:t>ρ</w:t>
        </w:r>
      </w:ins>
      <w:del w:id="572" w:author="Sofia Fernandez Lozano" w:date="2025-04-05T16:05:00Z" w16du:dateUtc="2025-04-05T20:05:00Z">
        <w:r w:rsidRPr="0B4994EC" w:rsidDel="00F90D22">
          <w:rPr>
            <w:lang w:val="en-US"/>
          </w:rPr>
          <w:delText>rho</w:delText>
        </w:r>
      </w:del>
      <w:r w:rsidRPr="0B4994EC">
        <w:rPr>
          <w:lang w:val="en-US"/>
        </w:rPr>
        <w:t>: -0.</w:t>
      </w:r>
      <w:r w:rsidR="1ECB4B1F" w:rsidRPr="0B4994EC">
        <w:rPr>
          <w:lang w:val="en-US"/>
        </w:rPr>
        <w:t>2</w:t>
      </w:r>
      <w:r w:rsidRPr="0B4994EC">
        <w:rPr>
          <w:lang w:val="en-US"/>
        </w:rPr>
        <w:t xml:space="preserve"> vs -0.52; AD, </w:t>
      </w:r>
      <w:ins w:id="573" w:author="Sofia Fernandez Lozano" w:date="2025-04-05T16:05:00Z" w16du:dateUtc="2025-04-05T20:05:00Z">
        <w:r w:rsidR="00F90D22" w:rsidRPr="005A71E3">
          <w:rPr>
            <w:lang w:val="en-US"/>
          </w:rPr>
          <w:t>ρ</w:t>
        </w:r>
      </w:ins>
      <w:del w:id="574" w:author="Sofia Fernandez Lozano" w:date="2025-04-05T16:05:00Z" w16du:dateUtc="2025-04-05T20:05:00Z">
        <w:r w:rsidRPr="0B4994EC" w:rsidDel="00F90D22">
          <w:rPr>
            <w:lang w:val="en-US"/>
          </w:rPr>
          <w:delText>rho</w:delText>
        </w:r>
      </w:del>
      <w:r w:rsidRPr="0B4994EC">
        <w:rPr>
          <w:lang w:val="en-US"/>
        </w:rPr>
        <w:t>: -0.0</w:t>
      </w:r>
      <w:r w:rsidR="27096D56" w:rsidRPr="0B4994EC">
        <w:rPr>
          <w:lang w:val="en-US"/>
        </w:rPr>
        <w:t>3</w:t>
      </w:r>
      <w:r w:rsidRPr="0B4994EC">
        <w:rPr>
          <w:lang w:val="en-US"/>
        </w:rPr>
        <w:t xml:space="preserve"> vs -0.3</w:t>
      </w:r>
      <w:r w:rsidR="1FEDEA0F" w:rsidRPr="0B4994EC">
        <w:rPr>
          <w:lang w:val="en-US"/>
        </w:rPr>
        <w:t>8</w:t>
      </w:r>
      <w:r w:rsidR="47B833C0" w:rsidRPr="0B4994EC">
        <w:rPr>
          <w:lang w:val="en-US"/>
        </w:rPr>
        <w:t xml:space="preserve">; </w:t>
      </w:r>
      <w:r w:rsidR="2C02EC38" w:rsidRPr="0B4994EC">
        <w:rPr>
          <w:lang w:val="en-US"/>
        </w:rPr>
        <w:t xml:space="preserve">all </w:t>
      </w:r>
      <w:r w:rsidR="47B833C0" w:rsidRPr="0B4994EC">
        <w:rPr>
          <w:lang w:val="en-US"/>
        </w:rPr>
        <w:t>p &lt; 0.001</w:t>
      </w:r>
      <w:ins w:id="575" w:author="Sofia Fernandez Lozano" w:date="2025-04-05T17:01:00Z" w16du:dateUtc="2025-04-05T21:01:00Z">
        <w:r w:rsidR="00EC295A">
          <w:rPr>
            <w:lang w:val="en-US"/>
          </w:rPr>
          <w:t>; Fig</w:t>
        </w:r>
      </w:ins>
      <w:ins w:id="576" w:author="Sofia Fernandez Lozano" w:date="2025-04-05T17:11:00Z" w16du:dateUtc="2025-04-05T21:11:00Z">
        <w:r w:rsidR="00F20ADB">
          <w:rPr>
            <w:lang w:val="en-US"/>
          </w:rPr>
          <w:t>s</w:t>
        </w:r>
      </w:ins>
      <w:ins w:id="577" w:author="Sofia Fernandez Lozano" w:date="2025-04-05T17:01:00Z" w16du:dateUtc="2025-04-05T21:01:00Z">
        <w:r w:rsidR="00EC295A">
          <w:rPr>
            <w:lang w:val="en-US"/>
          </w:rPr>
          <w:t xml:space="preserve">. </w:t>
        </w:r>
      </w:ins>
      <w:ins w:id="578" w:author="Sofia Fernandez Lozano" w:date="2025-04-05T17:11:00Z" w16du:dateUtc="2025-04-05T21:11:00Z">
        <w:r w:rsidR="00F20ADB">
          <w:rPr>
            <w:lang w:val="en-US"/>
          </w:rPr>
          <w:t xml:space="preserve">4 and </w:t>
        </w:r>
      </w:ins>
      <w:ins w:id="579" w:author="Sofia Fernandez Lozano" w:date="2025-04-05T17:01:00Z" w16du:dateUtc="2025-04-05T21:01:00Z">
        <w:r w:rsidR="00EC295A">
          <w:rPr>
            <w:lang w:val="en-US"/>
          </w:rPr>
          <w:t>S6</w:t>
        </w:r>
      </w:ins>
      <w:r w:rsidRPr="0B4994EC">
        <w:rPr>
          <w:lang w:val="en-US"/>
        </w:rPr>
        <w:t>).</w:t>
      </w:r>
      <w:ins w:id="580" w:author="Sofia Fernandez Lozano" w:date="2025-04-05T17:02:00Z" w16du:dateUtc="2025-04-05T21:02:00Z">
        <w:r w:rsidR="00EC295A">
          <w:rPr>
            <w:lang w:val="en-US"/>
          </w:rPr>
          <w:t xml:space="preserve"> The</w:t>
        </w:r>
      </w:ins>
      <w:ins w:id="581" w:author="Sofia Fernandez Lozano" w:date="2025-04-05T17:03:00Z" w16du:dateUtc="2025-04-05T21:03:00Z">
        <w:r w:rsidR="00EC295A">
          <w:rPr>
            <w:lang w:val="en-US"/>
          </w:rPr>
          <w:t xml:space="preserve"> HCvol and HVR performance difference was not found on FreeSurfer (Fig</w:t>
        </w:r>
      </w:ins>
      <w:ins w:id="582" w:author="Sofia Fernandez Lozano" w:date="2025-04-05T17:11:00Z" w16du:dateUtc="2025-04-05T21:11:00Z">
        <w:r w:rsidR="00F20ADB">
          <w:rPr>
            <w:lang w:val="en-US"/>
          </w:rPr>
          <w:t>s</w:t>
        </w:r>
      </w:ins>
      <w:ins w:id="583" w:author="Sofia Fernandez Lozano" w:date="2025-04-05T17:03:00Z" w16du:dateUtc="2025-04-05T21:03:00Z">
        <w:r w:rsidR="00EC295A">
          <w:rPr>
            <w:lang w:val="en-US"/>
          </w:rPr>
          <w:t xml:space="preserve">. </w:t>
        </w:r>
      </w:ins>
      <w:ins w:id="584" w:author="Sofia Fernandez Lozano" w:date="2025-04-05T17:11:00Z" w16du:dateUtc="2025-04-05T21:11:00Z">
        <w:r w:rsidR="00F20ADB">
          <w:rPr>
            <w:lang w:val="en-US"/>
          </w:rPr>
          <w:t xml:space="preserve">4 and </w:t>
        </w:r>
      </w:ins>
      <w:ins w:id="585" w:author="Sofia Fernandez Lozano" w:date="2025-04-05T17:03:00Z" w16du:dateUtc="2025-04-05T21:03:00Z">
        <w:r w:rsidR="00EC295A">
          <w:rPr>
            <w:lang w:val="en-US"/>
          </w:rPr>
          <w:t xml:space="preserve">S7). </w:t>
        </w:r>
      </w:ins>
      <w:del w:id="586" w:author="Sofia Fernandez Lozano" w:date="2025-04-05T17:02:00Z" w16du:dateUtc="2025-04-05T21:02:00Z">
        <w:r w:rsidRPr="0B4994EC" w:rsidDel="00EC295A">
          <w:rPr>
            <w:lang w:val="en-US"/>
          </w:rPr>
          <w:delText xml:space="preserve"> </w:delText>
        </w:r>
      </w:del>
    </w:p>
    <w:p w14:paraId="0E937456" w14:textId="13599976" w:rsidR="6843E2B5" w:rsidRDefault="6843E2B5" w:rsidP="00A23993">
      <w:pPr>
        <w:spacing w:line="360" w:lineRule="auto"/>
        <w:jc w:val="both"/>
      </w:pPr>
      <w:del w:id="587" w:author="Sofia Fernandez Lozano" w:date="2025-04-05T16:05:00Z" w16du:dateUtc="2025-04-05T20:05:00Z">
        <w:r w:rsidRPr="0B4994EC" w:rsidDel="00F90D22">
          <w:rPr>
            <w:lang w:val="en-US"/>
          </w:rPr>
          <w:delText>Figure 6. Associations between hippocampal measures and age, memory</w:delText>
        </w:r>
        <w:r w:rsidR="005E4DE0" w:rsidRPr="0B4994EC" w:rsidDel="00F90D22">
          <w:rPr>
            <w:lang w:val="en-US"/>
          </w:rPr>
          <w:delText>,</w:delText>
        </w:r>
        <w:r w:rsidRPr="0B4994EC" w:rsidDel="00F90D22">
          <w:rPr>
            <w:lang w:val="en-US"/>
          </w:rPr>
          <w:delText xml:space="preserve"> and global cognition. Summary of the correlation coefficients measured by Spearman’s rho, between HCvol (HCv in the legend), HVR, and age, memory (measured by RAVLT learning subscore), and global cognition (measured by ADAS13). Colored asterisks mark the significance of the correlation (* = p &lt; 0.05; ** = p &lt;0.01, *** = p &lt; 0.001). Gray asterisks mark the significance comparing HCvol and HVR. All p-values </w:delText>
        </w:r>
        <w:r w:rsidR="005E4DE0" w:rsidRPr="0B4994EC" w:rsidDel="00F90D22">
          <w:rPr>
            <w:lang w:val="en-US"/>
          </w:rPr>
          <w:delText xml:space="preserve">are </w:delText>
        </w:r>
        <w:r w:rsidRPr="0B4994EC" w:rsidDel="00F90D22">
          <w:rPr>
            <w:lang w:val="en-US"/>
          </w:rPr>
          <w:delText>corrected for multiple comparisons.</w:delText>
        </w:r>
      </w:del>
    </w:p>
    <w:p w14:paraId="380B173E" w14:textId="73335C52" w:rsidR="006D6639" w:rsidRDefault="18EA812C" w:rsidP="00F20ADB">
      <w:pPr>
        <w:spacing w:line="360" w:lineRule="auto"/>
        <w:jc w:val="both"/>
      </w:pPr>
      <w:r w:rsidRPr="0B4994EC">
        <w:rPr>
          <w:lang w:val="en-US"/>
        </w:rPr>
        <w:t xml:space="preserve">There was a positive association with the RAVLT </w:t>
      </w:r>
      <w:r w:rsidR="426FD2EC" w:rsidRPr="0B4994EC">
        <w:rPr>
          <w:lang w:val="en-US"/>
        </w:rPr>
        <w:t>learning sub</w:t>
      </w:r>
      <w:r w:rsidRPr="0B4994EC">
        <w:rPr>
          <w:lang w:val="en-US"/>
        </w:rPr>
        <w:t xml:space="preserve">score on both HCvol and HVR </w:t>
      </w:r>
      <w:r w:rsidR="426FD2EC" w:rsidRPr="0B4994EC">
        <w:rPr>
          <w:lang w:val="en-US"/>
        </w:rPr>
        <w:t xml:space="preserve">with </w:t>
      </w:r>
      <w:r w:rsidRPr="0B4994EC">
        <w:rPr>
          <w:lang w:val="en-US"/>
        </w:rPr>
        <w:t xml:space="preserve">all four methods, but </w:t>
      </w:r>
      <w:r w:rsidR="426FD2EC" w:rsidRPr="0B4994EC">
        <w:rPr>
          <w:lang w:val="en-US"/>
        </w:rPr>
        <w:t xml:space="preserve">this association was </w:t>
      </w:r>
      <w:r w:rsidRPr="0B4994EC">
        <w:rPr>
          <w:lang w:val="en-US"/>
        </w:rPr>
        <w:t xml:space="preserve">significant </w:t>
      </w:r>
      <w:r w:rsidR="426FD2EC" w:rsidRPr="0B4994EC">
        <w:rPr>
          <w:lang w:val="en-US"/>
        </w:rPr>
        <w:t xml:space="preserve">only </w:t>
      </w:r>
      <w:r w:rsidRPr="0B4994EC">
        <w:rPr>
          <w:lang w:val="en-US"/>
        </w:rPr>
        <w:t>for the MCI cohort (HCvol: 0.24 – 0.37; HVR: 0.2</w:t>
      </w:r>
      <w:r w:rsidR="3B41F189" w:rsidRPr="0B4994EC">
        <w:rPr>
          <w:lang w:val="en-US"/>
        </w:rPr>
        <w:t>5</w:t>
      </w:r>
      <w:r w:rsidRPr="0B4994EC">
        <w:rPr>
          <w:lang w:val="en-US"/>
        </w:rPr>
        <w:t xml:space="preserve"> – 0.31; p &lt; 0.001</w:t>
      </w:r>
      <w:ins w:id="588" w:author="Sofia Fernandez Lozano" w:date="2025-04-05T17:11:00Z" w16du:dateUtc="2025-04-05T21:11:00Z">
        <w:r w:rsidR="00F20ADB">
          <w:rPr>
            <w:lang w:val="en-US"/>
          </w:rPr>
          <w:t>; Fig. 4</w:t>
        </w:r>
      </w:ins>
      <w:r w:rsidRPr="0B4994EC">
        <w:rPr>
          <w:lang w:val="en-US"/>
        </w:rPr>
        <w:t xml:space="preserve">). </w:t>
      </w:r>
      <w:ins w:id="589" w:author="Sofia Fernandez Lozano" w:date="2025-04-05T17:09:00Z" w16du:dateUtc="2025-04-05T21:09:00Z">
        <w:r w:rsidR="00EC295A">
          <w:rPr>
            <w:lang w:val="en-US"/>
          </w:rPr>
          <w:t xml:space="preserve">The association between HVR and memory was </w:t>
        </w:r>
      </w:ins>
      <w:ins w:id="590" w:author="Sofia Fernandez Lozano" w:date="2025-04-05T17:10:00Z" w16du:dateUtc="2025-04-05T21:10:00Z">
        <w:r w:rsidR="00EC295A">
          <w:rPr>
            <w:lang w:val="en-US"/>
          </w:rPr>
          <w:t xml:space="preserve">significantly stronger than the one with HCvol only for </w:t>
        </w:r>
        <w:r w:rsidR="00F20ADB">
          <w:rPr>
            <w:lang w:val="en-US"/>
          </w:rPr>
          <w:t>the MALF segmentation and the AD group (Fig</w:t>
        </w:r>
      </w:ins>
      <w:ins w:id="591" w:author="Sofia Fernandez Lozano" w:date="2025-04-05T17:11:00Z" w16du:dateUtc="2025-04-05T21:11:00Z">
        <w:r w:rsidR="00F20ADB">
          <w:rPr>
            <w:lang w:val="en-US"/>
          </w:rPr>
          <w:t>s</w:t>
        </w:r>
      </w:ins>
      <w:ins w:id="592" w:author="Sofia Fernandez Lozano" w:date="2025-04-05T17:10:00Z" w16du:dateUtc="2025-04-05T21:10:00Z">
        <w:r w:rsidR="00F20ADB">
          <w:rPr>
            <w:lang w:val="en-US"/>
          </w:rPr>
          <w:t xml:space="preserve">. </w:t>
        </w:r>
      </w:ins>
      <w:ins w:id="593" w:author="Sofia Fernandez Lozano" w:date="2025-04-05T17:11:00Z" w16du:dateUtc="2025-04-05T21:11:00Z">
        <w:r w:rsidR="00F20ADB">
          <w:rPr>
            <w:lang w:val="en-US"/>
          </w:rPr>
          <w:t xml:space="preserve">4 and </w:t>
        </w:r>
      </w:ins>
      <w:ins w:id="594" w:author="Sofia Fernandez Lozano" w:date="2025-04-05T17:10:00Z" w16du:dateUtc="2025-04-05T21:10:00Z">
        <w:r w:rsidR="00F20ADB">
          <w:rPr>
            <w:lang w:val="en-US"/>
          </w:rPr>
          <w:t>S4</w:t>
        </w:r>
      </w:ins>
      <w:ins w:id="595" w:author="Sofia Fernandez Lozano" w:date="2025-04-05T17:11:00Z" w16du:dateUtc="2025-04-05T21:11:00Z">
        <w:r w:rsidR="00F20ADB">
          <w:rPr>
            <w:lang w:val="en-US"/>
          </w:rPr>
          <w:t xml:space="preserve">). </w:t>
        </w:r>
      </w:ins>
      <w:del w:id="596" w:author="Sofia Fernandez Lozano" w:date="2025-04-05T17:11:00Z" w16du:dateUtc="2025-04-05T21:11:00Z">
        <w:r w:rsidRPr="0B4994EC" w:rsidDel="00F20ADB">
          <w:rPr>
            <w:lang w:val="en-US"/>
          </w:rPr>
          <w:delText xml:space="preserve">None of the differences in correlations </w:delText>
        </w:r>
      </w:del>
      <w:del w:id="597" w:author="Sofia Fernandez Lozano" w:date="2025-04-05T16:17:00Z" w16du:dateUtc="2025-04-05T20:17:00Z">
        <w:r w:rsidRPr="0B4994EC" w:rsidDel="00A9565D">
          <w:rPr>
            <w:lang w:val="en-US"/>
          </w:rPr>
          <w:delText>of</w:delText>
        </w:r>
      </w:del>
      <w:del w:id="598" w:author="Sofia Fernandez Lozano" w:date="2025-04-05T17:11:00Z" w16du:dateUtc="2025-04-05T21:11:00Z">
        <w:r w:rsidRPr="0B4994EC" w:rsidDel="00F20ADB">
          <w:rPr>
            <w:lang w:val="en-US"/>
          </w:rPr>
          <w:delText xml:space="preserve"> HCvol and HVR with memory were statistically significant. </w:delText>
        </w:r>
      </w:del>
    </w:p>
    <w:p w14:paraId="18AC4A5C" w14:textId="77777777" w:rsidR="00F20ADB" w:rsidRDefault="18EA812C" w:rsidP="00A23993">
      <w:pPr>
        <w:spacing w:line="360" w:lineRule="auto"/>
        <w:jc w:val="both"/>
        <w:rPr>
          <w:ins w:id="599" w:author="Sofia Fernandez Lozano" w:date="2025-04-05T17:12:00Z" w16du:dateUtc="2025-04-05T21:12:00Z"/>
          <w:lang w:val="en-US"/>
        </w:rPr>
      </w:pPr>
      <w:del w:id="600" w:author="Sofia Fernandez Lozano" w:date="2025-04-05T17:04:00Z" w16du:dateUtc="2025-04-05T21:04:00Z">
        <w:r w:rsidRPr="0B4994EC" w:rsidDel="00EC295A">
          <w:rPr>
            <w:lang w:val="en-US"/>
          </w:rPr>
          <w:delText>Lastly, w</w:delText>
        </w:r>
      </w:del>
      <w:ins w:id="601" w:author="Sofia Fernandez Lozano" w:date="2025-04-05T17:04:00Z" w16du:dateUtc="2025-04-05T21:04:00Z">
        <w:r w:rsidR="00EC295A">
          <w:rPr>
            <w:lang w:val="en-US"/>
          </w:rPr>
          <w:t>W</w:t>
        </w:r>
      </w:ins>
      <w:r w:rsidRPr="0B4994EC">
        <w:rPr>
          <w:lang w:val="en-US"/>
        </w:rPr>
        <w:t xml:space="preserve">e noted a negative association between </w:t>
      </w:r>
      <w:r w:rsidR="426FD2EC" w:rsidRPr="0B4994EC">
        <w:rPr>
          <w:lang w:val="en-US"/>
        </w:rPr>
        <w:t xml:space="preserve">both </w:t>
      </w:r>
      <w:r w:rsidRPr="0B4994EC">
        <w:rPr>
          <w:lang w:val="en-US"/>
        </w:rPr>
        <w:t>HCvol</w:t>
      </w:r>
      <w:r w:rsidR="426FD2EC" w:rsidRPr="0B4994EC">
        <w:rPr>
          <w:lang w:val="en-US"/>
        </w:rPr>
        <w:t xml:space="preserve"> and </w:t>
      </w:r>
      <w:r w:rsidRPr="0B4994EC">
        <w:rPr>
          <w:lang w:val="en-US"/>
        </w:rPr>
        <w:t xml:space="preserve">HVR </w:t>
      </w:r>
      <w:r w:rsidR="426FD2EC" w:rsidRPr="0B4994EC">
        <w:rPr>
          <w:lang w:val="en-US"/>
        </w:rPr>
        <w:t xml:space="preserve">with </w:t>
      </w:r>
      <w:r w:rsidRPr="0B4994EC">
        <w:rPr>
          <w:lang w:val="en-US"/>
        </w:rPr>
        <w:t>the ADAS13 scores across groups</w:t>
      </w:r>
      <w:ins w:id="602" w:author="Sofia Fernandez Lozano" w:date="2025-04-05T17:12:00Z" w16du:dateUtc="2025-04-05T21:12:00Z">
        <w:r w:rsidR="00F20ADB">
          <w:rPr>
            <w:lang w:val="en-US"/>
          </w:rPr>
          <w:t xml:space="preserve"> (Fig. 4)</w:t>
        </w:r>
      </w:ins>
      <w:r w:rsidRPr="0B4994EC">
        <w:rPr>
          <w:lang w:val="en-US"/>
        </w:rPr>
        <w:t xml:space="preserve">. The correlations </w:t>
      </w:r>
      <w:r w:rsidR="16FB7BCD" w:rsidRPr="0B4994EC">
        <w:rPr>
          <w:lang w:val="en-US"/>
        </w:rPr>
        <w:t xml:space="preserve">of HCvol with cognitive decline </w:t>
      </w:r>
      <w:r w:rsidRPr="0B4994EC">
        <w:rPr>
          <w:lang w:val="en-US"/>
        </w:rPr>
        <w:t xml:space="preserve">were significant </w:t>
      </w:r>
      <w:r w:rsidR="426FD2EC" w:rsidRPr="0B4994EC">
        <w:rPr>
          <w:lang w:val="en-US"/>
        </w:rPr>
        <w:t xml:space="preserve">in </w:t>
      </w:r>
      <w:r w:rsidRPr="0B4994EC">
        <w:rPr>
          <w:lang w:val="en-US"/>
        </w:rPr>
        <w:t>the C</w:t>
      </w:r>
      <w:r w:rsidR="64172F9E" w:rsidRPr="0B4994EC">
        <w:rPr>
          <w:lang w:val="en-US"/>
        </w:rPr>
        <w:t>H</w:t>
      </w:r>
      <w:r w:rsidRPr="0B4994EC">
        <w:rPr>
          <w:lang w:val="en-US"/>
        </w:rPr>
        <w:t xml:space="preserve"> group segmented with FreeSurfer (</w:t>
      </w:r>
      <w:ins w:id="603" w:author="Sofia Fernandez Lozano" w:date="2025-04-05T16:06:00Z" w16du:dateUtc="2025-04-05T20:06:00Z">
        <w:r w:rsidR="00F90D22" w:rsidRPr="005A71E3">
          <w:rPr>
            <w:lang w:val="en-US"/>
          </w:rPr>
          <w:t>ρ</w:t>
        </w:r>
      </w:ins>
      <w:del w:id="604" w:author="Sofia Fernandez Lozano" w:date="2025-04-05T16:06:00Z" w16du:dateUtc="2025-04-05T20:06:00Z">
        <w:r w:rsidRPr="0B4994EC" w:rsidDel="00F90D22">
          <w:rPr>
            <w:lang w:val="en-US"/>
          </w:rPr>
          <w:delText>rho</w:delText>
        </w:r>
      </w:del>
      <w:r w:rsidRPr="0B4994EC">
        <w:rPr>
          <w:lang w:val="en-US"/>
        </w:rPr>
        <w:t xml:space="preserve"> = -0.2</w:t>
      </w:r>
      <w:r w:rsidR="2A5E2DD2" w:rsidRPr="0B4994EC">
        <w:rPr>
          <w:lang w:val="en-US"/>
        </w:rPr>
        <w:t>2</w:t>
      </w:r>
      <w:r w:rsidR="296E2533" w:rsidRPr="0B4994EC">
        <w:rPr>
          <w:lang w:val="en-US"/>
        </w:rPr>
        <w:t>, p &lt; 0.001</w:t>
      </w:r>
      <w:r w:rsidRPr="0B4994EC">
        <w:rPr>
          <w:lang w:val="en-US"/>
        </w:rPr>
        <w:t>), CNN (</w:t>
      </w:r>
      <w:ins w:id="605" w:author="Sofia Fernandez Lozano" w:date="2025-04-05T16:06:00Z" w16du:dateUtc="2025-04-05T20:06:00Z">
        <w:r w:rsidR="00F90D22" w:rsidRPr="005A71E3">
          <w:rPr>
            <w:lang w:val="en-US"/>
          </w:rPr>
          <w:t>ρ</w:t>
        </w:r>
      </w:ins>
      <w:del w:id="606" w:author="Sofia Fernandez Lozano" w:date="2025-04-05T16:06:00Z" w16du:dateUtc="2025-04-05T20:06:00Z">
        <w:r w:rsidRPr="0B4994EC" w:rsidDel="00F90D22">
          <w:rPr>
            <w:lang w:val="en-US"/>
          </w:rPr>
          <w:delText>rho</w:delText>
        </w:r>
      </w:del>
      <w:r w:rsidRPr="0B4994EC">
        <w:rPr>
          <w:lang w:val="en-US"/>
        </w:rPr>
        <w:t xml:space="preserve"> = -0.2</w:t>
      </w:r>
      <w:r w:rsidR="705020DB" w:rsidRPr="0B4994EC">
        <w:rPr>
          <w:lang w:val="en-US"/>
        </w:rPr>
        <w:t>2</w:t>
      </w:r>
      <w:r w:rsidR="34820836" w:rsidRPr="0B4994EC">
        <w:rPr>
          <w:lang w:val="en-US"/>
        </w:rPr>
        <w:t>, p &lt; 0.001</w:t>
      </w:r>
      <w:r w:rsidRPr="0B4994EC">
        <w:rPr>
          <w:lang w:val="en-US"/>
        </w:rPr>
        <w:t>) and NLPB (</w:t>
      </w:r>
      <w:ins w:id="607" w:author="Sofia Fernandez Lozano" w:date="2025-04-05T16:06:00Z" w16du:dateUtc="2025-04-05T20:06:00Z">
        <w:r w:rsidR="00F90D22" w:rsidRPr="005A71E3">
          <w:rPr>
            <w:lang w:val="en-US"/>
          </w:rPr>
          <w:t>ρ</w:t>
        </w:r>
      </w:ins>
      <w:del w:id="608" w:author="Sofia Fernandez Lozano" w:date="2025-04-05T16:06:00Z" w16du:dateUtc="2025-04-05T20:06:00Z">
        <w:r w:rsidRPr="0B4994EC" w:rsidDel="00F90D22">
          <w:rPr>
            <w:lang w:val="en-US"/>
          </w:rPr>
          <w:delText>rho</w:delText>
        </w:r>
      </w:del>
      <w:r w:rsidRPr="0B4994EC">
        <w:rPr>
          <w:lang w:val="en-US"/>
        </w:rPr>
        <w:t xml:space="preserve"> = -0.2</w:t>
      </w:r>
      <w:r w:rsidR="5529FF26" w:rsidRPr="0B4994EC">
        <w:rPr>
          <w:lang w:val="en-US"/>
        </w:rPr>
        <w:t>, p &lt;0.001</w:t>
      </w:r>
      <w:r w:rsidRPr="0B4994EC">
        <w:rPr>
          <w:lang w:val="en-US"/>
        </w:rPr>
        <w:t>), but not MALF (</w:t>
      </w:r>
      <w:ins w:id="609" w:author="Sofia Fernandez Lozano" w:date="2025-04-05T16:06:00Z" w16du:dateUtc="2025-04-05T20:06:00Z">
        <w:r w:rsidR="00F90D22" w:rsidRPr="005A71E3">
          <w:rPr>
            <w:lang w:val="en-US"/>
          </w:rPr>
          <w:t>ρ</w:t>
        </w:r>
      </w:ins>
      <w:del w:id="610" w:author="Sofia Fernandez Lozano" w:date="2025-04-05T16:06:00Z" w16du:dateUtc="2025-04-05T20:06:00Z">
        <w:r w:rsidRPr="0B4994EC" w:rsidDel="00F90D22">
          <w:rPr>
            <w:lang w:val="en-US"/>
          </w:rPr>
          <w:delText>rho</w:delText>
        </w:r>
      </w:del>
      <w:r w:rsidRPr="0B4994EC">
        <w:rPr>
          <w:lang w:val="en-US"/>
        </w:rPr>
        <w:t xml:space="preserve"> = -0.1</w:t>
      </w:r>
      <w:r w:rsidR="66BE75C8" w:rsidRPr="0B4994EC">
        <w:rPr>
          <w:lang w:val="en-US"/>
        </w:rPr>
        <w:t xml:space="preserve">, p = </w:t>
      </w:r>
      <w:r w:rsidR="34840AED" w:rsidRPr="0B4994EC">
        <w:rPr>
          <w:lang w:val="en-US"/>
        </w:rPr>
        <w:t>1</w:t>
      </w:r>
      <w:r w:rsidRPr="0B4994EC">
        <w:rPr>
          <w:lang w:val="en-US"/>
        </w:rPr>
        <w:t xml:space="preserve">); and the MCI group on all four methods (FreeSurfer: </w:t>
      </w:r>
      <w:ins w:id="611" w:author="Sofia Fernandez Lozano" w:date="2025-04-05T16:06:00Z" w16du:dateUtc="2025-04-05T20:06:00Z">
        <w:r w:rsidR="00F90D22" w:rsidRPr="005A71E3">
          <w:rPr>
            <w:lang w:val="en-US"/>
          </w:rPr>
          <w:t>ρ</w:t>
        </w:r>
      </w:ins>
      <w:del w:id="612" w:author="Sofia Fernandez Lozano" w:date="2025-04-05T16:06:00Z" w16du:dateUtc="2025-04-05T20:06:00Z">
        <w:r w:rsidRPr="0B4994EC" w:rsidDel="00F90D22">
          <w:rPr>
            <w:lang w:val="en-US"/>
          </w:rPr>
          <w:delText>rho</w:delText>
        </w:r>
      </w:del>
      <w:r w:rsidRPr="0B4994EC">
        <w:rPr>
          <w:lang w:val="en-US"/>
        </w:rPr>
        <w:t xml:space="preserve"> = -0.4</w:t>
      </w:r>
      <w:r w:rsidR="3223393E" w:rsidRPr="0B4994EC">
        <w:rPr>
          <w:lang w:val="en-US"/>
        </w:rPr>
        <w:t>8</w:t>
      </w:r>
      <w:r w:rsidRPr="0B4994EC">
        <w:rPr>
          <w:lang w:val="en-US"/>
        </w:rPr>
        <w:t xml:space="preserve">; CNN: </w:t>
      </w:r>
      <w:ins w:id="613" w:author="Sofia Fernandez Lozano" w:date="2025-04-05T16:06:00Z" w16du:dateUtc="2025-04-05T20:06:00Z">
        <w:r w:rsidR="00F90D22" w:rsidRPr="005A71E3">
          <w:rPr>
            <w:lang w:val="en-US"/>
          </w:rPr>
          <w:t>ρ</w:t>
        </w:r>
      </w:ins>
      <w:del w:id="614" w:author="Sofia Fernandez Lozano" w:date="2025-04-05T16:06:00Z" w16du:dateUtc="2025-04-05T20:06:00Z">
        <w:r w:rsidRPr="0B4994EC" w:rsidDel="00F90D22">
          <w:rPr>
            <w:lang w:val="en-US"/>
          </w:rPr>
          <w:delText>rho</w:delText>
        </w:r>
      </w:del>
      <w:r w:rsidRPr="0B4994EC">
        <w:rPr>
          <w:lang w:val="en-US"/>
        </w:rPr>
        <w:t xml:space="preserve"> = -0.4</w:t>
      </w:r>
      <w:r w:rsidR="7084395F" w:rsidRPr="0B4994EC">
        <w:rPr>
          <w:lang w:val="en-US"/>
        </w:rPr>
        <w:t>6</w:t>
      </w:r>
      <w:r w:rsidRPr="0B4994EC">
        <w:rPr>
          <w:lang w:val="en-US"/>
        </w:rPr>
        <w:t xml:space="preserve">; NLPB: </w:t>
      </w:r>
      <w:ins w:id="615" w:author="Sofia Fernandez Lozano" w:date="2025-04-05T16:06:00Z" w16du:dateUtc="2025-04-05T20:06:00Z">
        <w:r w:rsidR="00F90D22" w:rsidRPr="005A71E3">
          <w:rPr>
            <w:lang w:val="en-US"/>
          </w:rPr>
          <w:t>ρ</w:t>
        </w:r>
      </w:ins>
      <w:del w:id="616" w:author="Sofia Fernandez Lozano" w:date="2025-04-05T16:06:00Z" w16du:dateUtc="2025-04-05T20:06:00Z">
        <w:r w:rsidRPr="0B4994EC" w:rsidDel="00F90D22">
          <w:rPr>
            <w:lang w:val="en-US"/>
          </w:rPr>
          <w:delText>rho</w:delText>
        </w:r>
      </w:del>
      <w:r w:rsidRPr="0B4994EC">
        <w:rPr>
          <w:lang w:val="en-US"/>
        </w:rPr>
        <w:t xml:space="preserve"> = -0.43; and MALF: </w:t>
      </w:r>
      <w:ins w:id="617" w:author="Sofia Fernandez Lozano" w:date="2025-04-05T16:06:00Z" w16du:dateUtc="2025-04-05T20:06:00Z">
        <w:r w:rsidR="00F90D22" w:rsidRPr="005A71E3">
          <w:rPr>
            <w:lang w:val="en-US"/>
          </w:rPr>
          <w:t>ρ</w:t>
        </w:r>
      </w:ins>
      <w:del w:id="618" w:author="Sofia Fernandez Lozano" w:date="2025-04-05T16:06:00Z" w16du:dateUtc="2025-04-05T20:06:00Z">
        <w:r w:rsidRPr="0B4994EC" w:rsidDel="00F90D22">
          <w:rPr>
            <w:lang w:val="en-US"/>
          </w:rPr>
          <w:delText>rho</w:delText>
        </w:r>
      </w:del>
      <w:r w:rsidRPr="0B4994EC">
        <w:rPr>
          <w:lang w:val="en-US"/>
        </w:rPr>
        <w:t xml:space="preserve"> = -0.2</w:t>
      </w:r>
      <w:r w:rsidR="7F474351" w:rsidRPr="0B4994EC">
        <w:rPr>
          <w:lang w:val="en-US"/>
        </w:rPr>
        <w:t>5</w:t>
      </w:r>
      <w:r w:rsidR="2C5AF00D" w:rsidRPr="0B4994EC">
        <w:rPr>
          <w:lang w:val="en-US"/>
        </w:rPr>
        <w:t>; p &lt; 0.001</w:t>
      </w:r>
      <w:r w:rsidRPr="0B4994EC">
        <w:rPr>
          <w:lang w:val="en-US"/>
        </w:rPr>
        <w:t xml:space="preserve">). </w:t>
      </w:r>
      <w:r w:rsidR="44D2CA48" w:rsidRPr="0B4994EC">
        <w:rPr>
          <w:lang w:val="en-US"/>
        </w:rPr>
        <w:t>For the AD group, the only significant correlations between HCvol and ADAS13 were found on the FreeSurfer (</w:t>
      </w:r>
      <w:ins w:id="619" w:author="Sofia Fernandez Lozano" w:date="2025-04-05T16:06:00Z" w16du:dateUtc="2025-04-05T20:06:00Z">
        <w:r w:rsidR="00F90D22" w:rsidRPr="005A71E3">
          <w:rPr>
            <w:lang w:val="en-US"/>
          </w:rPr>
          <w:t>ρ</w:t>
        </w:r>
      </w:ins>
      <w:del w:id="620" w:author="Sofia Fernandez Lozano" w:date="2025-04-05T16:06:00Z" w16du:dateUtc="2025-04-05T20:06:00Z">
        <w:r w:rsidR="44D2CA48" w:rsidRPr="0B4994EC" w:rsidDel="00F90D22">
          <w:rPr>
            <w:lang w:val="en-US"/>
          </w:rPr>
          <w:delText>rho</w:delText>
        </w:r>
      </w:del>
      <w:r w:rsidR="44D2CA48" w:rsidRPr="0B4994EC">
        <w:rPr>
          <w:lang w:val="en-US"/>
        </w:rPr>
        <w:t xml:space="preserve"> = -0.22, p = </w:t>
      </w:r>
      <w:r w:rsidR="13D67D86" w:rsidRPr="0B4994EC">
        <w:rPr>
          <w:lang w:val="en-US"/>
        </w:rPr>
        <w:t>0.01</w:t>
      </w:r>
      <w:r w:rsidR="44D2CA48" w:rsidRPr="0B4994EC">
        <w:rPr>
          <w:lang w:val="en-US"/>
        </w:rPr>
        <w:t>) and CNN methods (</w:t>
      </w:r>
      <w:ins w:id="621" w:author="Sofia Fernandez Lozano" w:date="2025-04-05T16:06:00Z" w16du:dateUtc="2025-04-05T20:06:00Z">
        <w:r w:rsidR="00F90D22" w:rsidRPr="005A71E3">
          <w:rPr>
            <w:lang w:val="en-US"/>
          </w:rPr>
          <w:t>ρ</w:t>
        </w:r>
        <w:r w:rsidR="00F90D22" w:rsidRPr="0B4994EC">
          <w:rPr>
            <w:lang w:val="en-US"/>
          </w:rPr>
          <w:t xml:space="preserve"> =</w:t>
        </w:r>
        <w:r w:rsidR="00F90D22">
          <w:rPr>
            <w:lang w:val="en-US"/>
          </w:rPr>
          <w:t xml:space="preserve"> </w:t>
        </w:r>
      </w:ins>
      <w:r w:rsidR="44D2CA48" w:rsidRPr="0B4994EC">
        <w:rPr>
          <w:lang w:val="en-US"/>
        </w:rPr>
        <w:t>-0.2</w:t>
      </w:r>
      <w:r w:rsidR="24253CE1" w:rsidRPr="0B4994EC">
        <w:rPr>
          <w:lang w:val="en-US"/>
        </w:rPr>
        <w:t>2, p =</w:t>
      </w:r>
      <w:r w:rsidR="1FDCAEDE" w:rsidRPr="0B4994EC">
        <w:rPr>
          <w:lang w:val="en-US"/>
        </w:rPr>
        <w:t xml:space="preserve"> 0.01</w:t>
      </w:r>
      <w:r w:rsidR="44D2CA48" w:rsidRPr="0B4994EC">
        <w:rPr>
          <w:lang w:val="en-US"/>
        </w:rPr>
        <w:t>)</w:t>
      </w:r>
      <w:del w:id="622" w:author="Sofia Fernandez Lozano" w:date="2025-04-05T16:06:00Z" w16du:dateUtc="2025-04-05T20:06:00Z">
        <w:r w:rsidR="44D2CA48" w:rsidRPr="0B4994EC" w:rsidDel="00F90D22">
          <w:rPr>
            <w:lang w:val="en-US"/>
          </w:rPr>
          <w:delText>.</w:delText>
        </w:r>
      </w:del>
      <w:r w:rsidRPr="0B4994EC">
        <w:rPr>
          <w:lang w:val="en-US"/>
        </w:rPr>
        <w:t xml:space="preserve">. The association between HVR and </w:t>
      </w:r>
      <w:r w:rsidR="69A7FBB4" w:rsidRPr="0B4994EC">
        <w:rPr>
          <w:lang w:val="en-US"/>
        </w:rPr>
        <w:t>ADAS13</w:t>
      </w:r>
      <w:r w:rsidRPr="0B4994EC">
        <w:rPr>
          <w:lang w:val="en-US"/>
        </w:rPr>
        <w:t xml:space="preserve"> was significant in all three groups of the four segmentation methods (</w:t>
      </w:r>
      <w:ins w:id="623" w:author="Sofia Fernandez Lozano" w:date="2025-04-05T16:06:00Z" w16du:dateUtc="2025-04-05T20:06:00Z">
        <w:r w:rsidR="00F90D22" w:rsidRPr="005A71E3">
          <w:rPr>
            <w:lang w:val="en-US"/>
          </w:rPr>
          <w:t>ρ</w:t>
        </w:r>
      </w:ins>
      <w:del w:id="624" w:author="Sofia Fernandez Lozano" w:date="2025-04-05T16:06:00Z" w16du:dateUtc="2025-04-05T20:06:00Z">
        <w:r w:rsidR="01AB1E9E" w:rsidRPr="0B4994EC" w:rsidDel="00F90D22">
          <w:rPr>
            <w:lang w:val="en-US"/>
          </w:rPr>
          <w:delText>rho</w:delText>
        </w:r>
      </w:del>
      <w:r w:rsidR="01AB1E9E" w:rsidRPr="0B4994EC">
        <w:rPr>
          <w:lang w:val="en-US"/>
        </w:rPr>
        <w:t xml:space="preserve"> = -0.21 – -0.44, </w:t>
      </w:r>
      <w:r w:rsidRPr="0B4994EC">
        <w:rPr>
          <w:lang w:val="en-US"/>
        </w:rPr>
        <w:t>p &lt; 0.0</w:t>
      </w:r>
      <w:r w:rsidR="14A1DA7C" w:rsidRPr="0B4994EC">
        <w:rPr>
          <w:lang w:val="en-US"/>
        </w:rPr>
        <w:t>0</w:t>
      </w:r>
      <w:r w:rsidRPr="0B4994EC">
        <w:rPr>
          <w:lang w:val="en-US"/>
        </w:rPr>
        <w:t>1). The magnitude of these associations w</w:t>
      </w:r>
      <w:r w:rsidR="7616F4E4" w:rsidRPr="0B4994EC">
        <w:rPr>
          <w:lang w:val="en-US"/>
        </w:rPr>
        <w:t>as</w:t>
      </w:r>
      <w:r w:rsidRPr="0B4994EC">
        <w:rPr>
          <w:lang w:val="en-US"/>
        </w:rPr>
        <w:t xml:space="preserve"> comparable to those of HCvol on all segmentation methods except for MALF. The correlation between </w:t>
      </w:r>
      <w:r w:rsidR="7A5E0904" w:rsidRPr="0B4994EC">
        <w:rPr>
          <w:lang w:val="en-US"/>
        </w:rPr>
        <w:t xml:space="preserve">ADAS13 </w:t>
      </w:r>
      <w:r w:rsidRPr="0B4994EC">
        <w:rPr>
          <w:lang w:val="en-US"/>
        </w:rPr>
        <w:t>and the HVR obtained from the MALF was stronger on all groups (C</w:t>
      </w:r>
      <w:r w:rsidR="7616F4E4" w:rsidRPr="0B4994EC">
        <w:rPr>
          <w:lang w:val="en-US"/>
        </w:rPr>
        <w:t>H</w:t>
      </w:r>
      <w:r w:rsidRPr="0B4994EC">
        <w:rPr>
          <w:lang w:val="en-US"/>
        </w:rPr>
        <w:t xml:space="preserve">, </w:t>
      </w:r>
      <w:ins w:id="625" w:author="Sofia Fernandez Lozano" w:date="2025-04-05T16:06:00Z" w16du:dateUtc="2025-04-05T20:06:00Z">
        <w:r w:rsidR="00F90D22" w:rsidRPr="005A71E3">
          <w:rPr>
            <w:lang w:val="en-US"/>
          </w:rPr>
          <w:t>ρ</w:t>
        </w:r>
      </w:ins>
      <w:del w:id="626" w:author="Sofia Fernandez Lozano" w:date="2025-04-05T16:06:00Z" w16du:dateUtc="2025-04-05T20:06:00Z">
        <w:r w:rsidRPr="0B4994EC" w:rsidDel="00F90D22">
          <w:rPr>
            <w:lang w:val="en-US"/>
          </w:rPr>
          <w:delText>rho</w:delText>
        </w:r>
      </w:del>
      <w:r w:rsidRPr="0B4994EC">
        <w:rPr>
          <w:lang w:val="en-US"/>
        </w:rPr>
        <w:t xml:space="preserve">: -0.1 vs -0.21, p </w:t>
      </w:r>
      <w:r w:rsidR="112047E9" w:rsidRPr="0B4994EC">
        <w:rPr>
          <w:lang w:val="en-US"/>
        </w:rPr>
        <w:t>= 0.048</w:t>
      </w:r>
      <w:r w:rsidRPr="0B4994EC">
        <w:rPr>
          <w:lang w:val="en-US"/>
        </w:rPr>
        <w:t xml:space="preserve">; MCI, </w:t>
      </w:r>
      <w:ins w:id="627" w:author="Sofia Fernandez Lozano" w:date="2025-04-05T16:07:00Z" w16du:dateUtc="2025-04-05T20:07:00Z">
        <w:r w:rsidR="00F90D22" w:rsidRPr="005A71E3">
          <w:rPr>
            <w:lang w:val="en-US"/>
          </w:rPr>
          <w:t>ρ</w:t>
        </w:r>
      </w:ins>
      <w:del w:id="628" w:author="Sofia Fernandez Lozano" w:date="2025-04-05T16:07:00Z" w16du:dateUtc="2025-04-05T20:07:00Z">
        <w:r w:rsidRPr="0B4994EC" w:rsidDel="00F90D22">
          <w:rPr>
            <w:lang w:val="en-US"/>
          </w:rPr>
          <w:delText>rho</w:delText>
        </w:r>
      </w:del>
      <w:r w:rsidRPr="0B4994EC">
        <w:rPr>
          <w:lang w:val="en-US"/>
        </w:rPr>
        <w:t>: -0.2</w:t>
      </w:r>
      <w:r w:rsidR="0EBF763A" w:rsidRPr="0B4994EC">
        <w:rPr>
          <w:lang w:val="en-US"/>
        </w:rPr>
        <w:t>5</w:t>
      </w:r>
      <w:r w:rsidRPr="0B4994EC">
        <w:rPr>
          <w:lang w:val="en-US"/>
        </w:rPr>
        <w:t xml:space="preserve"> vs -0.37, p </w:t>
      </w:r>
      <w:r w:rsidR="0B3DE3A7" w:rsidRPr="0B4994EC">
        <w:rPr>
          <w:lang w:val="en-US"/>
        </w:rPr>
        <w:t>=</w:t>
      </w:r>
      <w:r w:rsidRPr="0B4994EC">
        <w:rPr>
          <w:lang w:val="en-US"/>
        </w:rPr>
        <w:t xml:space="preserve"> 0.0</w:t>
      </w:r>
      <w:r w:rsidR="29E832BC" w:rsidRPr="0B4994EC">
        <w:rPr>
          <w:lang w:val="en-US"/>
        </w:rPr>
        <w:t>0</w:t>
      </w:r>
      <w:r w:rsidR="7F4E7801" w:rsidRPr="0B4994EC">
        <w:rPr>
          <w:lang w:val="en-US"/>
        </w:rPr>
        <w:t>9</w:t>
      </w:r>
      <w:r w:rsidRPr="0B4994EC">
        <w:rPr>
          <w:lang w:val="en-US"/>
        </w:rPr>
        <w:t xml:space="preserve">; AD, </w:t>
      </w:r>
      <w:ins w:id="629" w:author="Sofia Fernandez Lozano" w:date="2025-04-05T16:07:00Z" w16du:dateUtc="2025-04-05T20:07:00Z">
        <w:r w:rsidR="00F90D22" w:rsidRPr="005A71E3">
          <w:rPr>
            <w:lang w:val="en-US"/>
          </w:rPr>
          <w:t>ρ</w:t>
        </w:r>
      </w:ins>
      <w:del w:id="630" w:author="Sofia Fernandez Lozano" w:date="2025-04-05T16:07:00Z" w16du:dateUtc="2025-04-05T20:07:00Z">
        <w:r w:rsidRPr="0B4994EC" w:rsidDel="00F90D22">
          <w:rPr>
            <w:lang w:val="en-US"/>
          </w:rPr>
          <w:delText>rho</w:delText>
        </w:r>
      </w:del>
      <w:r w:rsidRPr="0B4994EC">
        <w:rPr>
          <w:lang w:val="en-US"/>
        </w:rPr>
        <w:t>: 0.04 vs -0.3, p &lt; 0.001</w:t>
      </w:r>
      <w:ins w:id="631" w:author="Sofia Fernandez Lozano" w:date="2025-04-05T17:12:00Z" w16du:dateUtc="2025-04-05T21:12:00Z">
        <w:r w:rsidR="00F20ADB">
          <w:rPr>
            <w:lang w:val="en-US"/>
          </w:rPr>
          <w:t>; Fig. S4</w:t>
        </w:r>
      </w:ins>
      <w:r w:rsidRPr="0B4994EC">
        <w:rPr>
          <w:lang w:val="en-US"/>
        </w:rPr>
        <w:t xml:space="preserve">). </w:t>
      </w:r>
    </w:p>
    <w:p w14:paraId="1C877327" w14:textId="2B35EAC8" w:rsidR="006D6639" w:rsidRDefault="00F20ADB" w:rsidP="00A23993">
      <w:pPr>
        <w:spacing w:line="360" w:lineRule="auto"/>
        <w:jc w:val="both"/>
        <w:rPr>
          <w:lang w:val="en-US"/>
        </w:rPr>
      </w:pPr>
      <w:ins w:id="632" w:author="Sofia Fernandez Lozano" w:date="2025-04-05T17:15:00Z">
        <w:r w:rsidRPr="00F20ADB">
          <w:t>Lastly, no significant differences were observed between the HVR measures obtained from our trained CNN and FreeSurfer v6.0 in their associations with age, memory, or global cognition (Fig</w:t>
        </w:r>
      </w:ins>
      <w:ins w:id="633" w:author="Sofia Fernandez Lozano" w:date="2025-04-05T17:15:00Z" w16du:dateUtc="2025-04-05T21:15:00Z">
        <w:r>
          <w:t>.</w:t>
        </w:r>
      </w:ins>
      <w:ins w:id="634" w:author="Sofia Fernandez Lozano" w:date="2025-04-05T17:15:00Z">
        <w:r w:rsidRPr="00F20ADB">
          <w:t xml:space="preserve"> S8)</w:t>
        </w:r>
      </w:ins>
      <w:ins w:id="635" w:author="Sofia Fernandez Lozano" w:date="2025-04-05T17:16:00Z" w16du:dateUtc="2025-04-05T21:16:00Z">
        <w:r>
          <w:rPr>
            <w:lang w:val="en-US"/>
          </w:rPr>
          <w:t>.</w:t>
        </w:r>
      </w:ins>
      <w:r w:rsidR="18EA812C" w:rsidRPr="0B4994EC">
        <w:rPr>
          <w:lang w:val="en-US"/>
        </w:rPr>
        <w:br w:type="page"/>
      </w:r>
    </w:p>
    <w:p w14:paraId="1359598A" w14:textId="08DFED79" w:rsidR="006D6639" w:rsidRDefault="0066025B" w:rsidP="0032209D">
      <w:pPr>
        <w:pStyle w:val="Heading1"/>
      </w:pPr>
      <w:bookmarkStart w:id="636" w:name="_liysbmml1epy"/>
      <w:bookmarkEnd w:id="636"/>
      <w:r>
        <w:t>Discussion</w:t>
      </w:r>
    </w:p>
    <w:p w14:paraId="65CCC9B7" w14:textId="32901ECB" w:rsidR="006D6639" w:rsidRDefault="0066025B" w:rsidP="00A23993">
      <w:pPr>
        <w:spacing w:line="360" w:lineRule="auto"/>
        <w:jc w:val="both"/>
      </w:pPr>
      <w:r>
        <w:t xml:space="preserve">In this article, </w:t>
      </w:r>
      <w:r w:rsidR="00BD331B">
        <w:t>our goal was</w:t>
      </w:r>
      <w:r>
        <w:t xml:space="preserve"> to </w:t>
      </w:r>
      <w:r w:rsidR="00BD331B">
        <w:t xml:space="preserve">automate </w:t>
      </w:r>
      <w:r>
        <w:t xml:space="preserve">the </w:t>
      </w:r>
      <w:r w:rsidR="00BD331B">
        <w:t xml:space="preserve">estimation </w:t>
      </w:r>
      <w:r>
        <w:t>of the HVR, a robust measure of hippocampal integrity</w:t>
      </w:r>
      <w:r w:rsidR="002C5146">
        <w:t xml:space="preserve"> </w:t>
      </w:r>
      <w:r w:rsidR="002C5146">
        <w:fldChar w:fldCharType="begin"/>
      </w:r>
      <w:ins w:id="637" w:author="Sofia Fernandez Lozano" w:date="2025-03-12T20:59:00Z" w16du:dateUtc="2025-03-13T00:59:00Z">
        <w:r w:rsidR="00E73407">
          <w:instrText xml:space="preserve"> ADDIN ZOTERO_ITEM CSL_CITATION {"citationID":"ZqZ1LOAr","properties":{"formattedCitation":"\\super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638" w:author="Sofia Fernandez Lozano" w:date="2024-12-12T15:01:00Z" w16du:dateUtc="2024-12-12T21:01:00Z">
        <w:r w:rsidR="0080169C" w:rsidDel="0078320C">
          <w:delInstrText xml:space="preserve"> ADDIN ZOTERO_ITEM CSL_CITATION {"citationID":"ZqZ1LOAr","properties":{"formattedCitation":"\\super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rsidR="002C5146">
        <w:fldChar w:fldCharType="separate"/>
      </w:r>
      <w:r w:rsidR="0080169C" w:rsidRPr="0080169C">
        <w:rPr>
          <w:vertAlign w:val="superscript"/>
        </w:rPr>
        <w:t>16</w:t>
      </w:r>
      <w:r w:rsidR="002C5146">
        <w:fldChar w:fldCharType="end"/>
      </w:r>
      <w:r>
        <w:t xml:space="preserve">, to extend the preliminary evidence of its validity </w:t>
      </w:r>
      <w:r w:rsidR="00BD331B">
        <w:t xml:space="preserve">as a measure of hippocampal atrophy </w:t>
      </w:r>
      <w:r>
        <w:t xml:space="preserve">in a much larger clinical sample. </w:t>
      </w:r>
    </w:p>
    <w:p w14:paraId="7C634F5D" w14:textId="7004A0DE" w:rsidR="006D6639" w:rsidRDefault="0066025B" w:rsidP="00A23993">
      <w:pPr>
        <w:spacing w:line="360" w:lineRule="auto"/>
        <w:jc w:val="both"/>
      </w:pPr>
      <w:r w:rsidRPr="0B4994EC">
        <w:rPr>
          <w:lang w:val="en-US"/>
        </w:rPr>
        <w:t xml:space="preserve">To fulfill our goal, we evaluated the viability of various automatic segmentations to calculate the HVR. Ensuring a fair assessment of performance when comparing different automatic segmentation methods is not a trivial task. </w:t>
      </w:r>
      <w:r w:rsidR="00BD331B" w:rsidRPr="0B4994EC">
        <w:rPr>
          <w:lang w:val="en-US"/>
        </w:rPr>
        <w:t>S</w:t>
      </w:r>
      <w:r w:rsidRPr="0B4994EC">
        <w:rPr>
          <w:lang w:val="en-US"/>
        </w:rPr>
        <w:t xml:space="preserve">egmentation accuracy </w:t>
      </w:r>
      <w:r w:rsidR="00BD331B" w:rsidRPr="0B4994EC">
        <w:rPr>
          <w:lang w:val="en-US"/>
        </w:rPr>
        <w:t xml:space="preserve">is </w:t>
      </w:r>
      <w:r w:rsidRPr="0B4994EC">
        <w:rPr>
          <w:lang w:val="en-US"/>
        </w:rPr>
        <w:t>affected by several factors, including the quality of the MRI data, the segmentation protocol used for the ground-truth, the particularities of the sample</w:t>
      </w:r>
      <w:r w:rsidR="00BD331B" w:rsidRPr="0B4994EC">
        <w:rPr>
          <w:lang w:val="en-US"/>
        </w:rPr>
        <w:t xml:space="preserve"> tested</w:t>
      </w:r>
      <w:r w:rsidRPr="0B4994EC">
        <w:rPr>
          <w:lang w:val="en-US"/>
        </w:rPr>
        <w:t xml:space="preserve">, and the metric used to evaluate the performance </w:t>
      </w:r>
      <w:r>
        <w:fldChar w:fldCharType="begin"/>
      </w:r>
      <w:ins w:id="639" w:author="Sofia Fernandez Lozano" w:date="2025-03-12T20:59:00Z" w16du:dateUtc="2025-03-13T00:59:00Z">
        <w:r w:rsidR="00E73407">
          <w:instrText xml:space="preserve"> ADDIN ZOTERO_ITEM CSL_CITATION {"citationID":"uOcw7moL","properties":{"formattedCitation":"\\super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ins>
      <w:del w:id="640" w:author="Sofia Fernandez Lozano" w:date="2024-12-12T15:01:00Z" w16du:dateUtc="2024-12-12T21:01:00Z">
        <w:r w:rsidR="0080169C" w:rsidDel="0078320C">
          <w:delInstrText xml:space="preserve"> ADDIN ZOTERO_ITEM CSL_CITATION {"citationID":"uOcw7moL","properties":{"formattedCitation":"\\super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delInstrText>
        </w:r>
      </w:del>
      <w:r>
        <w:fldChar w:fldCharType="separate"/>
      </w:r>
      <w:r w:rsidR="0080169C" w:rsidRPr="0080169C">
        <w:rPr>
          <w:vertAlign w:val="superscript"/>
        </w:rPr>
        <w:t>19</w:t>
      </w:r>
      <w:r>
        <w:fldChar w:fldCharType="end"/>
      </w:r>
      <w:r w:rsidRPr="0B4994EC">
        <w:rPr>
          <w:lang w:val="en-US"/>
        </w:rPr>
        <w:t>. A practical example of this issue is the use of Dice</w:t>
      </w:r>
      <w:ins w:id="641" w:author="Sofia Fernandez Lozano" w:date="2025-04-05T17:26:00Z" w16du:dateUtc="2025-04-05T21:26:00Z">
        <w:r w:rsidR="00E06DA0">
          <w:rPr>
            <w:lang w:val="en-US"/>
          </w:rPr>
          <w:t xml:space="preserve"> coefficient</w:t>
        </w:r>
      </w:ins>
      <w:del w:id="642" w:author="Sofia Fernandez Lozano" w:date="2025-04-05T17:26:00Z" w16du:dateUtc="2025-04-05T21:26:00Z">
        <w:r w:rsidRPr="0B4994EC" w:rsidDel="00E06DA0">
          <w:rPr>
            <w:lang w:val="en-US"/>
          </w:rPr>
          <w:delText xml:space="preserve"> Kappa</w:delText>
        </w:r>
      </w:del>
      <w:r w:rsidRPr="0B4994EC">
        <w:rPr>
          <w:lang w:val="en-US"/>
        </w:rPr>
        <w:t xml:space="preserve"> as a measurement for segmentation accuracy. Given the metrics dependance on the surface to volume ratio, Dice</w:t>
      </w:r>
      <w:ins w:id="643" w:author="Sofia Fernandez Lozano" w:date="2025-04-05T17:26:00Z" w16du:dateUtc="2025-04-05T21:26:00Z">
        <w:r w:rsidR="00E06DA0">
          <w:rPr>
            <w:lang w:val="en-US"/>
          </w:rPr>
          <w:t xml:space="preserve"> coefficient</w:t>
        </w:r>
      </w:ins>
      <w:del w:id="644" w:author="Sofia Fernandez Lozano" w:date="2025-04-05T17:26:00Z" w16du:dateUtc="2025-04-05T21:26:00Z">
        <w:r w:rsidRPr="0B4994EC" w:rsidDel="00E06DA0">
          <w:rPr>
            <w:lang w:val="en-US"/>
          </w:rPr>
          <w:delText xml:space="preserve"> Kappa</w:delText>
        </w:r>
      </w:del>
      <w:r w:rsidRPr="0B4994EC">
        <w:rPr>
          <w:lang w:val="en-US"/>
        </w:rPr>
        <w:t xml:space="preserve"> measurements are </w:t>
      </w:r>
      <w:r w:rsidR="00042A51" w:rsidRPr="0B4994EC">
        <w:rPr>
          <w:lang w:val="en-US"/>
        </w:rPr>
        <w:t>stricter</w:t>
      </w:r>
      <w:r w:rsidRPr="0B4994EC">
        <w:rPr>
          <w:lang w:val="en-US"/>
        </w:rPr>
        <w:t xml:space="preserve"> on smaller regions. This can be significant when evaluating the automatic segmentations that comprise the HVR: the hippocampus, a small and highly variable structure</w:t>
      </w:r>
      <w:r w:rsidR="00BB5D26">
        <w:rPr>
          <w:lang w:val="en-US"/>
        </w:rPr>
        <w:t>,</w:t>
      </w:r>
      <w:r>
        <w:fldChar w:fldCharType="begin"/>
      </w:r>
      <w:ins w:id="645" w:author="Sofia Fernandez Lozano" w:date="2025-03-12T20:59:00Z" w16du:dateUtc="2025-03-13T00:59:00Z">
        <w:r w:rsidR="00E73407">
          <w:instrText xml:space="preserve"> ADDIN ZOTERO_ITEM CSL_CITATION {"citationID":"qyyJYRrB","properties":{"formattedCitation":"\\super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instrText>
        </w:r>
      </w:ins>
      <w:del w:id="646" w:author="Sofia Fernandez Lozano" w:date="2024-12-12T15:01:00Z" w16du:dateUtc="2024-12-12T21:01:00Z">
        <w:r w:rsidR="0080169C" w:rsidDel="0078320C">
          <w:delInstrText xml:space="preserve"> ADDIN ZOTERO_ITEM CSL_CITATION {"citationID":"qyyJYRrB","properties":{"formattedCitation":"\\super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delInstrText>
        </w:r>
      </w:del>
      <w:r>
        <w:fldChar w:fldCharType="separate"/>
      </w:r>
      <w:r w:rsidR="0080169C" w:rsidRPr="0080169C">
        <w:rPr>
          <w:vertAlign w:val="superscript"/>
        </w:rPr>
        <w:t>23,24</w:t>
      </w:r>
      <w:r>
        <w:fldChar w:fldCharType="end"/>
      </w:r>
      <w:r w:rsidRPr="0B4994EC">
        <w:rPr>
          <w:lang w:val="en-US"/>
        </w:rPr>
        <w:t xml:space="preserve"> and the even smaller surrounding ventricular space. </w:t>
      </w:r>
      <w:ins w:id="647" w:author="Sofia Fernandez Lozano" w:date="2025-04-05T17:25:00Z" w16du:dateUtc="2025-04-05T21:25:00Z">
        <w:r w:rsidR="00E06DA0">
          <w:rPr>
            <w:lang w:val="en-US"/>
          </w:rPr>
          <w:t xml:space="preserve">To further address this, we evaluated segmentation performance with </w:t>
        </w:r>
      </w:ins>
      <w:ins w:id="648" w:author="Sofia Fernandez Lozano" w:date="2025-04-05T17:26:00Z" w16du:dateUtc="2025-04-05T21:26:00Z">
        <w:r w:rsidR="00E06DA0">
          <w:rPr>
            <w:lang w:val="en-US"/>
          </w:rPr>
          <w:t xml:space="preserve">four other complimentary metrics in addition to Dice coefficient: Cohen’s Kappa, accuracy, </w:t>
        </w:r>
      </w:ins>
      <w:ins w:id="649" w:author="Sofia Fernandez Lozano" w:date="2025-04-05T17:27:00Z" w16du:dateUtc="2025-04-05T21:27:00Z">
        <w:r w:rsidR="00E06DA0">
          <w:rPr>
            <w:lang w:val="en-US"/>
          </w:rPr>
          <w:t>sensitivity and specificity.</w:t>
        </w:r>
      </w:ins>
      <w:ins w:id="650" w:author="Sofia Fernandez Lozano" w:date="2025-04-05T17:26:00Z" w16du:dateUtc="2025-04-05T21:26:00Z">
        <w:r w:rsidR="00E06DA0">
          <w:rPr>
            <w:lang w:val="en-US"/>
          </w:rPr>
          <w:t xml:space="preserve"> </w:t>
        </w:r>
      </w:ins>
    </w:p>
    <w:p w14:paraId="08E8937B" w14:textId="0D4630E1" w:rsidR="006D6639" w:rsidRDefault="18EA812C" w:rsidP="00A23993">
      <w:pPr>
        <w:spacing w:line="360" w:lineRule="auto"/>
        <w:jc w:val="both"/>
      </w:pPr>
      <w:r w:rsidRPr="0B4994EC">
        <w:rPr>
          <w:lang w:val="en-US"/>
        </w:rPr>
        <w:t xml:space="preserve">Despite this inherent drawback, all three of the evaluated </w:t>
      </w:r>
      <w:r w:rsidR="7FB86297" w:rsidRPr="0B4994EC">
        <w:rPr>
          <w:lang w:val="en-US"/>
        </w:rPr>
        <w:t xml:space="preserve">locally developed </w:t>
      </w:r>
      <w:r w:rsidRPr="0B4994EC">
        <w:rPr>
          <w:lang w:val="en-US"/>
        </w:rPr>
        <w:t>methods could successfully segment the hippocampus with high accuracy, with the CNN (U-Net based) method showing a clear advantage over the other two. Still, the MALF and NLPB segmentations results were comparable to the accuracy reported in their original papers</w:t>
      </w:r>
      <w:r w:rsidR="00C56C27">
        <w:rPr>
          <w:lang w:val="en-US"/>
        </w:rPr>
        <w:t>,</w:t>
      </w:r>
      <w:r>
        <w:fldChar w:fldCharType="begin"/>
      </w:r>
      <w:ins w:id="651" w:author="Sofia Fernandez Lozano" w:date="2025-03-12T20:59:00Z" w16du:dateUtc="2025-03-13T00:59:00Z">
        <w:r w:rsidR="00E73407">
          <w:instrText xml:space="preserve"> ADDIN ZOTERO_ITEM CSL_CITATION {"citationID":"VejR31nn","properties":{"formattedCitation":"\\super 14,19,20\\nosupersub{}","plainCitation":"14,19,20","noteIndex":0},"citationItems":[{"id":489,"uris":["http://zotero.org/users/4196598/items/7QHIL4Q9"],"itemData":{"id":489,"type":"article-journal","abstract":"We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instrText>
        </w:r>
      </w:ins>
      <w:del w:id="652" w:author="Sofia Fernandez Lozano" w:date="2024-12-12T15:01:00Z" w16du:dateUtc="2024-12-12T21:01:00Z">
        <w:r w:rsidR="0080169C" w:rsidDel="0078320C">
          <w:delInstrText xml:space="preserve"> ADDIN ZOTERO_ITEM CSL_CITATION {"citationID":"VejR31nn","properties":{"formattedCitation":"\\super 14,19,20\\nosupersub{}","plainCitation":"14,19,20","noteIndex":0},"citationItems":[{"id":489,"uris":["http://zotero.org/users/4196598/items/7QHIL4Q9"],"itemData":{"id":489,"type":"article-journal","abstract":"We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delInstrText>
        </w:r>
      </w:del>
      <w:r>
        <w:fldChar w:fldCharType="separate"/>
      </w:r>
      <w:r w:rsidR="0080169C" w:rsidRPr="0080169C">
        <w:rPr>
          <w:vertAlign w:val="superscript"/>
        </w:rPr>
        <w:t>14,19,20</w:t>
      </w:r>
      <w:r>
        <w:fldChar w:fldCharType="end"/>
      </w:r>
      <w:r w:rsidRPr="0B4994EC">
        <w:rPr>
          <w:lang w:val="en-US"/>
        </w:rPr>
        <w:t xml:space="preserve"> and even similar to some U-net based methods</w:t>
      </w:r>
      <w:r w:rsidR="00C56C27">
        <w:rPr>
          <w:lang w:val="en-US"/>
        </w:rPr>
        <w:t>.</w:t>
      </w:r>
      <w:r>
        <w:fldChar w:fldCharType="begin"/>
      </w:r>
      <w:ins w:id="653" w:author="Sofia Fernandez Lozano" w:date="2025-03-31T19:46:00Z" w16du:dateUtc="2025-03-31T23:46:00Z">
        <w:r w:rsidR="007D7047">
          <w:instrText xml:space="preserve"> ADDIN ZOTERO_ITEM CSL_CITATION {"citationID":"apu7h6QC","properties":{"formattedCitation":"\\super 47\\uc0\\u8211{}51\\nosupersub{}","plainCitation":"47–51","noteIndex":0},"citationItems":[{"id":2472,"uris":["http://zotero.org/users/4196598/items/25F8DJFG"],"itemData":{"id":2472,"type":"article-journal","abstract":"Performing an accurate segmentation of the hippocampus from brain magnetic resonance images is a crucial task in neuroimaging research, since its structural integrity is strongly related to several neurodegenerative disorders, including Alzheimer’s disease (AD). Some automatic segmentation tools are already being used, but, in recent years, new deep learning (DL)-based methods have been proven to be much more accurate in various medical image segmentation tasks. In this work, we propose a DL-based hippocampus segmentation framework that embeds statistical shape of the hippocampus as context information into the deep neural network (DNN). The inclusion of shape information is achieved with three main steps: (1) a U-Net-based segmentation, (2) a shape model estimation, and (3) a second U-Net-based segmentation which uses both the original input data and the fitted shape model. The trained DL architectures were tested on image data of three diagnostic groups [AD patients, subjects with mild cognitive impairment (MCI) and controls] from two cohorts (ADNI and AddNeuroMed). Both intra-cohort validation and cross-cohort validation were performed and compared with the conventional U-net architecture and some variations with other types of context information (i.e., autocontext and tissue-class context). Our results suggest that adding shape information can improve the segmentation accuracy in cross-cohort validation, i.e., when DNNs are trained on one cohort and applied to another. However, no significant benefit is observed in intra-cohort validation, i.e., training and testing DNNs on images from the same cohort. Moreover, compared to other types of context information, the use of shape context was shown to be the most successful in increasing the accuracy, while keeping the computational time in the order of a few minutes.","container-title":"Frontiers in Neuroscience","ISSN":"1662-453X","source":"Frontiers","title":"Shape Information Improves the Cross-Cohort Performance of Deep Learning-Based Segmentation of the Hippocampus","URL":"https://www.frontiersin.org/articles/10.3389/fnins.2020.00015","volume":"14","author":[{"family":"Brusini","given":"Irene"},{"family":"Lindberg","given":"Olof"},{"family":"Muehlboeck","given":"J-Sebastian"},{"family":"Smedby","given":"Örjan"},{"family":"Westman","given":"Eric"},{"family":"Wang","given":"Chunliang"}],"accessed":{"date-parts":[["2023",10,17]]},"issued":{"date-parts":[["2020"]]}}},{"id":2469,"uris":["http://zotero.org/users/4196598/items/UGZ5SSAN"],"itemData":{"id":2469,"type":"article-journal","abstract":"Feature representations extracted from hippocampus in magnetic resonance (MR) images are widely used in computer-aided Alzheimer’s disease (AD) diagnosis, and thus accurate segmentation for the hippocampus has been remaining an active research topic. Previous studies for hippocampus segmentation require either human annotation which is tedious and error-prone or pre-processing MR images via time-consuming non-linear registration. Although many automatic segmentation approaches have been proposed, their performance is often limited by the small size of hippocampus and complex confounding information around the hippocampus. In particular, human-engineered features extracted from segmented hippocampus regions (e.g., the volume of the hippocampus) are essential for brain disease diagnosis, while these features are independent of diagnosis models, leading to sub-optimal performance. To address these issues, we propose a multi-task deep learning (MDL) method for joint hippocampus segmentation and clinical score regression using MR images. The prominent advantages of our MDL method lie on that we don’t need any time-consuming non-linear registration for pre-processing MR images, and features generated by MDL are consistent with subsequent diagnosis models. Specifically, we first align all MR images onto a standard template, followed by a patch extraction process to approximately locate hippocampus regions in the template space. Using image patches as input data, we develop a multi-task convolutional neural network (CNN) for joint hippocampus segmentation and clinical score regression. The proposed CNN network contains two subnetworks, including 1) a U-Net with a Dice-like loss function for hippocampus segmentation, and 2) a convolutional neural network with a mean squared loss function for clinical regression. Note that these two subnetworks share a part of network parameters, to exploit the inherent association between these two tasks. We evaluate the proposed method on 407 subjects with MRI data from baseline Alzheimer’s Disease Neuroimaging Initiative (ADNI) database. The experimental results suggest that our MDL method achieves promising results in both tasks of hippocampus segmentation and clinical score regression, compared with several state-of-the-art methods.","container-title":"Multimedia Tools and Applications","DOI":"10.1007/s11042-017-5581-1","ISSN":"1573-7721","issue":"22","journalAbbreviation":"Multimed Tools Appl","language":"en","page":"29669-29686","source":"Springer Link","title":"Multi-task neural networks for joint hippocampus segmentation and clinical score regression","volume":"77","author":[{"family":"Cao","given":"Liang"},{"family":"Li","given":"Long"},{"family":"Zheng","given":"Jifeng"},{"family":"Fan","given":"Xin"},{"family":"Yin","given":"Feng"},{"family":"Shen","given":"Hui"},{"family":"Zhang","given":"Jun"}],"issued":{"date-parts":[["2018",11,1]]}}},{"id":413,"uris":["http://zotero.org/users/4196598/items/DUA774W8"],"itemData":{"id":413,"type":"article-journal","abstract":"Hippocampal volumetry is a critical biomarker of aging and dementia, and it is widely used as a predictor of cognitive performance; however, automated hippocampal segmentation methods are limited because the algorithms are (a) not publicly available, (b) subject to error with significant brain atrophy, cerebrovascular disease and lesions, and/or (c) computationally expensive or require parameter tuning. In this study, we trained a 3D convolutional neural network using 259 bilateral manually delineated segmentations collected from three studies, acquired at multiple sites on different scanners with variable protocols. Our training dataset consisted of elderly cases difficult to segment due to extensive atrophy, vascular disease, and lesions. Our algorithm, (HippMapp3r), was validated against four other publicly available state-of-the-art techniques (HippoDeep, FreeSurfer, SBHV, volBrain, and FIRST). HippMapp3r outperformed the other techniques on all three metrics, generating an average Dice of 0.89 and a correlation coefficient of 0.95. It was two orders of magnitude faster than some of the tested techniques. Further validation was performed on 200 subjects from two other disease populations (frontotemporal dementia and vascular cognitive impairment), highlighting our method's low outlier rate. We finally tested the methods on real and simulated “clinical adversarial” cases to study their robustness to corrupt, low-quality scans. The pipeline and models are available at: https://hippmapp3r.readthedocs.ioto facilitate the study of the hippocampus in large multisite studies.","container-title":"Human Brain Mapping","DOI":"https://doi.org/10.1002/hbm.24811","ISSN":"1097-0193","issue":"2","language":"en","license":"© 2019 The Authors. Human Brain Mapping published by Wiley Periodicals, Inc.","note":"_eprint: https://onlinelibrary.wiley.com/doi/pdf/10.1002/hbm.24811","page":"291-308","source":"Wiley Online Library","title":"Hippocampal segmentation for brains with extensive atrophy using three-dimensional convolutional neural networks","volume":"41","author":[{"family":"Goubran","given":"Maged"},{"family":"Ntiri","given":"Emmanuel Edward"},{"family":"Akhavein","given":"Hassan"},{"family":"Holmes","given":"Melissa"},{"family":"Nestor","given":"Sean"},{"family":"Ramirez","given":"Joel"},{"family":"Adamo","given":"Sabrina"},{"family":"Ozzoude","given":"Miracle"},{"family":"Scott","given":"Christopher"},{"family":"Gao","given":"Fuqiang"},{"family":"Martel","given":"Anne"},{"family":"Swardfager","given":"Walter"},{"family":"Masellis","given":"Mario"},{"family":"Swartz","given":"Richard"},{"family":"MacIntosh","given":"Bradley"},{"family":"Black","given":"Sandra E."}],"issued":{"date-parts":[["2020"]]}}},{"id":414,"uris":["http://zotero.org/users/4196598/items/LWZ38KD2"],"itemData":{"id":414,"type":"article-journal","abstract":"Alzheimer’s disease (AD) is a progressive and irreversible brain degenerative disorder. Mild cognitive impairment (MCI) is a clinical precursor of AD. Although some treatments can delay its progression, no effective cures are available for AD. Accurate early-stage diagnosis of AD is vital for the prevention and intervention of the disease progression. Hippocampus is one of the first affected brain regions in AD. To help AD diagnosis, the shape and volume of the hippocampus are often measured using structural magnetic resonance imaging (MRI). However, these features encode limited information and may suffer from segmentation errors. Additionally, the extraction of these features is independent of the classification model, which could result in sub-optimal performance. In this study, we propose a multi-model deep learning framework based on convolutional neural network (CNN) for joint automatic hippocampal segmentation and AD classification using structural MRI data. Firstly, a multi-task deep CNN model is constructed for jointly learning hippocampal segmentation and disease classification. Then, we construct a 3D Densely Connected Convolutional Networks (3D DenseNet) to learn features of the 3D patches extracted based on the hippocampal segmentation results for the classification task. Finally, the learned features from the multi-task CNN and DenseNet models are combined to classify disease status. Our method is evaluated on the baseline T1-weighted structural MRI data collected from 97 AD, 233 MCI, 119 Normal Control (NC) subjects in the Alzheimer’s Disease Neuroimaging Initiative (ADNI) database. The proposed method achieves a dice similarity coefficient of 87.0% for hippocampal segmentation. In addition, the proposed method achieves an accuracy of 88.9% and an AUC (area under the ROC curve) of 92.5% for classifying AD vs. NC subjects, and an accuracy of 76.2% and an AUC of 77.5% for classifying MCI vs. NC subjects. Our empirical study also demonstrates that the proposed multi-model method outperforms the single-model methods and several other competing methods.","container-title":"NeuroImage","DOI":"10.1016/j.neuroimage.2019.116459","ISSN":"1053-8119","journalAbbreviation":"NeuroImage","language":"en","page":"116459","source":"ScienceDirect","title":"A multi-model deep convolutional neural network for automatic hippocampus segmentation and classification in Alzheimer’s disease","volume":"208","author":[{"family":"Liu","given":"Manhua"},{"family":"Li","given":"Fan"},{"family":"Yan","given":"Hao"},{"family":"Wang","given":"Kundong"},{"family":"Ma","given":"Yixin"},{"family":"Shen","given":"Li"},{"family":"Xu","given":"Mingqing"}],"issued":{"date-parts":[["2020",3,1]]}}},{"id":2471,"uris":["http://zotero.org/users/4196598/items/Y5ZWDZFQ"],"itemData":{"id":2471,"type":"paper-conference","abstract":"Convolutional neural networks (CNN) have been applied in medical image analysis over the past few years. U-Net architecture is one of the most well-known CNN architectures in many different medical image segmentation tasks. However, it is hard to capture subtle local features because of its limitations in standard convolution layers and one output prediction. In addition, some objects like hippocampus in the biomedical image occupies an only small area which increases the difficulty of segmentation. In this manuscript, we present an architecture, called Side U-Net, which addresses these challenging problems. In the condition of giving unbalanced class images, Side U-Net outperforms the U-Net by upgrading loss function and capturing more important local features using multiple side outputs. And the experimental results verified our method and demonstrated that our method outperformed the U-Net model over 0.75% in terms of dice score and in the same threshold of classification, our model has a higher TPR (True Positive Rate) when evaluated in ADNI dataset.","collection-title":"Lecture Notes in Computer Science","container-title":"Neural Information Processing","DOI":"10.1007/978-3-030-36718-3_12","event-place":"Cham","ISBN":"978-3-030-36718-3","language":"en","page":"143-150","publisher":"Springer International Publishing","publisher-place":"Cham","source":"Springer Link","title":"Hippocampus Segmentation in MRI Using Side U-Net Model","author":[{"family":"Yao","given":"Wenbin"},{"family":"Wang","given":"Shan"},{"family":"Fu","given":"Huiyuan"}],"editor":[{"family":"Gedeon","given":"Tom"},{"family":"Wong","given":"Kok Wai"},{"family":"Lee","given":"Minho"}],"issued":{"date-parts":[["2019"]]}}}],"schema":"https://github.com/citation-style-language/schema/raw/master/csl-citation.json"} </w:instrText>
        </w:r>
      </w:ins>
      <w:del w:id="654" w:author="Sofia Fernandez Lozano" w:date="2024-12-12T15:01:00Z" w16du:dateUtc="2024-12-12T21:01:00Z">
        <w:r w:rsidR="0080169C" w:rsidDel="0078320C">
          <w:delInstrText xml:space="preserve"> ADDIN ZOTERO_ITEM CSL_CITATION {"citationID":"apu7h6QC","properties":{"formattedCitation":"\\super 44\\uc0\\u8211{}48\\nosupersub{}","plainCitation":"44–48","noteIndex":0},"citationItems":[{"id":2472,"uris":["http://zotero.org/users/4196598/items/25F8DJFG"],"itemData":{"id":2472,"type":"article-journal","abstract":"Performing an accurate segmentation of the hippocampus from brain magnetic resonance images is a crucial task in neuroimaging research, since its structural integrity is strongly related to several neurodegenerative disorders, including Alzheimer’s disease (AD). Some automatic segmentation tools are already being used, but, in recent years, new deep learning (DL)-based methods have been proven to be much more accurate in various medical image segmentation tasks. In this work, we propose a DL-based hippocampus segmentation framework that embeds statistical shape of the hippocampus as context information into the deep neural network (DNN). The inclusion of shape information is achieved with three main steps: (1) a U-Net-based segmentation, (2) a shape model estimation, and (3) a second U-Net-based segmentation which uses both the original input data and the fitted shape model. The trained DL architectures were tested on image data of three diagnostic groups [AD patients, subjects with mild cognitive impairment (MCI) and controls] from two cohorts (ADNI and AddNeuroMed). Both intra-cohort validation and cross-cohort validation were performed and compared with the conventional U-net architecture and some variations with other types of context information (i.e., autocontext and tissue-class context). Our results suggest that adding shape information can improve the segmentation accuracy in cross-cohort validation, i.e., when DNNs are trained on one cohort and applied to another. However, no significant benefit is observed in intra-cohort validation, i.e., training and testing DNNs on images from the same cohort. Moreover, compared to other types of context information, the use of shape context was shown to be the most successful in increasing the accuracy, while keeping the computational time in the order of a few minutes.","container-title":"Frontiers in Neuroscience","ISSN":"1662-453X","source":"Frontiers","title":"Shape Information Improves the Cross-Cohort Performance of Deep Learning-Based Segmentation of the Hippocampus","URL":"https://www.frontiersin.org/articles/10.3389/fnins.2020.00015","volume":"14","author":[{"family":"Brusini","given":"Irene"},{"family":"Lindberg","given":"Olof"},{"family":"Muehlboeck","given":"J-Sebastian"},{"family":"Smedby","given":"Örjan"},{"family":"Westman","given":"Eric"},{"family":"Wang","given":"Chunliang"}],"accessed":{"date-parts":[["2023",10,17]]},"issued":{"date-parts":[["2020"]]}}},{"id":2469,"uris":["http://zotero.org/users/4196598/items/UGZ5SSAN"],"itemData":{"id":2469,"type":"article-journal","abstract":"Feature representations extracted from hippocampus in magnetic resonance (MR) images are widely used in computer-aided Alzheimer’s disease (AD) diagnosis, and thus accurate segmentation for the hippocampus has been remaining an active research topic. Previous studies for hippocampus segmentation require either human annotation which is tedious and error-prone or pre-processing MR images via time-consuming non-linear registration. Although many automatic segmentation approaches have been proposed, their performance is often limited by the small size of hippocampus and complex confounding information around the hippocampus. In particular, human-engineered features extracted from segmented hippocampus regions (e.g., the volume of the hippocampus) are essential for brain disease diagnosis, while these features are independent of diagnosis models, leading to sub-optimal performance. To address these issues, we propose a multi-task deep learning (MDL) method for joint hippocampus segmentation and clinical score regression using MR images. The prominent advantages of our MDL method lie on that we don’t need any time-consuming non-linear registration for pre-processing MR images, and features generated by MDL are consistent with subsequent diagnosis models. Specifically, we first align all MR images onto a standard template, followed by a patch extraction process to approximately locate hippocampus regions in the template space. Using image patches as input data, we develop a multi-task convolutional neural network (CNN) for joint hippocampus segmentation and clinical score regression. The proposed CNN network contains two subnetworks, including 1) a U-Net with a Dice-like loss function for hippocampus segmentation, and 2) a convolutional neural network with a mean squared loss function for clinical regression. Note that these two subnetworks share a part of network parameters, to exploit the inherent association between these two tasks. We evaluate the proposed method on 407 subjects with MRI data from baseline Alzheimer’s Disease Neuroimaging Initiative (ADNI) database. The experimental results suggest that our MDL method achieves promising results in both tasks of hippocampus segmentation and clinical score regression, compared with several state-of-the-art methods.","container-title":"Multimedia Tools and Applications","DOI":"10.1007/s11042-017-5581-1","ISSN":"1573-7721","issue":"22","journalAbbreviation":"Multimed Tools Appl","language":"en","page":"29669-29686","source":"Springer Link","title":"Multi-task neural networks for joint hippocampus segmentation and clinical score regression","volume":"77","author":[{"family":"Cao","given":"Liang"},{"family":"Li","given":"Long"},{"family":"Zheng","given":"Jifeng"},{"family":"Fan","given":"Xin"},{"family":"Yin","given":"Feng"},{"family":"Shen","given":"Hui"},{"family":"Zhang","given":"Jun"}],"issued":{"date-parts":[["2018",11,1]]}}},{"id":413,"uris":["http://zotero.org/users/4196598/items/DUA774W8"],"itemData":{"id":413,"type":"article-journal","abstract":"Hippocampal volumetry is a critical biomarker of aging and dementia, and it is widely used as a predictor of cognitive performance; however, automated hippocampal segmentation methods are limited because the algorithms are (a) not publicly available, (b) subject to error with significant brain atrophy, cerebrovascular disease and lesions, and/or (c) computationally expensive or require parameter tuning. In this study, we trained a 3D convolutional neural network using 259 bilateral manually delineated segmentations collected from three studies, acquired at multiple sites on different scanners with variable protocols. Our training dataset consisted of elderly cases difficult to segment due to extensive atrophy, vascular disease, and lesions. Our algorithm, (HippMapp3r), was validated against four other publicly available state-of-the-art techniques (HippoDeep, FreeSurfer, SBHV, volBrain, and FIRST). HippMapp3r outperformed the other techniques on all three metrics, generating an average Dice of 0.89 and a correlation coefficient of 0.95. It was two orders of magnitude faster than some of the tested techniques. Further validation was performed on 200 subjects from two other disease populations (frontotemporal dementia and vascular cognitive impairment), highlighting our method's low outlier rate. We finally tested the methods on real and simulated “clinical adversarial” cases to study their robustness to corrupt, low-quality scans. The pipeline and models are available at: https://hippmapp3r.readthedocs.ioto facilitate the study of the hippocampus in large multisite studies.","container-title":"Human Brain Mapping","DOI":"https://doi.org/10.1002/hbm.24811","ISSN":"1097-0193","issue":"2","language":"en","license":"© 2019 The Authors. Human Brain Mapping published by Wiley Periodicals, Inc.","note":"_eprint: https://onlinelibrary.wiley.com/doi/pdf/10.1002/hbm.24811","page":"291-308","source":"Wiley Online Library","title":"Hippocampal segmentation for brains with extensive atrophy using three-dimensional convolutional neural networks","volume":"41","author":[{"family":"Goubran","given":"Maged"},{"family":"Ntiri","given":"Emmanuel Edward"},{"family":"Akhavein","given":"Hassan"},{"family":"Holmes","given":"Melissa"},{"family":"Nestor","given":"Sean"},{"family":"Ramirez","given":"Joel"},{"family":"Adamo","given":"Sabrina"},{"family":"Ozzoude","given":"Miracle"},{"family":"Scott","given":"Christopher"},{"family":"Gao","given":"Fuqiang"},{"family":"Martel","given":"Anne"},{"family":"Swardfager","given":"Walter"},{"family":"Masellis","given":"Mario"},{"family":"Swartz","given":"Richard"},{"family":"MacIntosh","given":"Bradley"},{"family":"Black","given":"Sandra E."}],"issued":{"date-parts":[["2020"]]}}},{"id":414,"uris":["http://zotero.org/users/4196598/items/LWZ38KD2"],"itemData":{"id":414,"type":"article-journal","abstract":"Alzheimer’s disease (AD) is a progressive and irreversible brain degenerative disorder. Mild cognitive impairment (MCI) is a clinical precursor of AD. Although some treatments can delay its progression, no effective cures are available for AD. Accurate early-stage diagnosis of AD is vital for the prevention and intervention of the disease progression. Hippocampus is one of the first affected brain regions in AD. To help AD diagnosis, the shape and volume of the hippocampus are often measured using structural magnetic resonance imaging (MRI). However, these features encode limited information and may suffer from segmentation errors. Additionally, the extraction of these features is independent of the classification model, which could result in sub-optimal performance. In this study, we propose a multi-model deep learning framework based on convolutional neural network (CNN) for joint automatic hippocampal segmentation and AD classification using structural MRI data. Firstly, a multi-task deep CNN model is constructed for jointly learning hippocampal segmentation and disease classification. Then, we construct a 3D Densely Connected Convolutional Networks (3D DenseNet) to learn features of the 3D patches extracted based on the hippocampal segmentation results for the classification task. Finally, the learned features from the multi-task CNN and DenseNet models are combined to classify disease status. Our method is evaluated on the baseline T1-weighted structural MRI data collected from 97 AD, 233 MCI, 119 Normal Control (NC) subjects in the Alzheimer’s Disease Neuroimaging Initiative (ADNI) database. The proposed method achieves a dice similarity coefficient of 87.0% for hippocampal segmentation. In addition, the proposed method achieves an accuracy of 88.9% and an AUC (area under the ROC curve) of 92.5% for classifying AD vs. NC subjects, and an accuracy of 76.2% and an AUC of 77.5% for classifying MCI vs. NC subjects. Our empirical study also demonstrates that the proposed multi-model method outperforms the single-model methods and several other competing methods.","container-title":"NeuroImage","DOI":"10.1016/j.neuroimage.2019.116459","ISSN":"1053-8119","journalAbbreviation":"NeuroImage","language":"en","page":"116459","source":"ScienceDirect","title":"A multi-model deep convolutional neural network for automatic hippocampus segmentation and classification in Alzheimer’s disease","volume":"208","author":[{"family":"Liu","given":"Manhua"},{"family":"Li","given":"Fan"},{"family":"Yan","given":"Hao"},{"family":"Wang","given":"Kundong"},{"family":"Ma","given":"Yixin"},{"family":"Shen","given":"Li"},{"family":"Xu","given":"Mingqing"}],"issued":{"date-parts":[["2020",3,1]]}}},{"id":2471,"uris":["http://zotero.org/users/4196598/items/Y5ZWDZFQ"],"itemData":{"id":2471,"type":"paper-conference","abstract":"Convolutional neural networks (CNN) have been applied in medical image analysis over the past few years. U-Net architecture is one of the most well-known CNN architectures in many different medical image segmentation tasks. However, it is hard to capture subtle local features because of its limitations in standard convolution layers and one output prediction. In addition, some objects like hippocampus in the biomedical image occupies an only small area which increases the difficulty of segmentation. In this manuscript, we present an architecture, called Side U-Net, which addresses these challenging problems. In the condition of giving unbalanced class images, Side U-Net outperforms the U-Net by upgrading loss function and capturing more important local features using multiple side outputs. And the experimental results verified our method and demonstrated that our method outperformed the U-Net model over 0.75% in terms of dice score and in the same threshold of classification, our model has a higher TPR (True Positive Rate) when evaluated in ADNI dataset.","collection-title":"Lecture Notes in Computer Science","container-title":"Neural Information Processing","DOI":"10.1007/978-3-030-36718-3_12","event-place":"Cham","ISBN":"978-3-030-36718-3","language":"en","page":"143-150","publisher":"Springer International Publishing","publisher-place":"Cham","source":"Springer Link","title":"Hippocampus Segmentation in MRI Using Side U-Net Model","author":[{"family":"Yao","given":"Wenbin"},{"family":"Wang","given":"Shan"},{"family":"Fu","given":"Huiyuan"}],"editor":[{"family":"Gedeon","given":"Tom"},{"family":"Wong","given":"Kok Wai"},{"family":"Lee","given":"Minho"}],"issued":{"date-parts":[["2019"]]}}}],"schema":"https://github.com/citation-style-language/schema/raw/master/csl-citation.json"} </w:delInstrText>
        </w:r>
      </w:del>
      <w:r>
        <w:fldChar w:fldCharType="separate"/>
      </w:r>
      <w:ins w:id="655" w:author="Sofia Fernandez Lozano" w:date="2025-03-31T19:46:00Z" w16du:dateUtc="2025-03-31T23:46:00Z">
        <w:r w:rsidR="007D7047" w:rsidRPr="007D7047">
          <w:rPr>
            <w:vertAlign w:val="superscript"/>
          </w:rPr>
          <w:t>47–51</w:t>
        </w:r>
      </w:ins>
      <w:del w:id="656" w:author="Sofia Fernandez Lozano" w:date="2025-03-12T21:49:00Z" w16du:dateUtc="2025-03-13T01:49:00Z">
        <w:r w:rsidR="0080169C" w:rsidRPr="0080169C" w:rsidDel="00A42683">
          <w:rPr>
            <w:vertAlign w:val="superscript"/>
          </w:rPr>
          <w:delText>44–48</w:delText>
        </w:r>
      </w:del>
      <w:r>
        <w:fldChar w:fldCharType="end"/>
      </w:r>
      <w:r w:rsidRPr="0B4994EC">
        <w:rPr>
          <w:lang w:val="en-US"/>
        </w:rPr>
        <w:t xml:space="preserve"> </w:t>
      </w:r>
      <w:r w:rsidR="6D552890" w:rsidRPr="0B4994EC">
        <w:rPr>
          <w:lang w:val="en-US"/>
        </w:rPr>
        <w:t xml:space="preserve">We did not estimate </w:t>
      </w:r>
      <w:ins w:id="657" w:author="Sofia Fernandez Lozano" w:date="2025-04-07T09:26:00Z" w16du:dateUtc="2025-04-07T13:26:00Z">
        <w:r w:rsidR="004A2B5F">
          <w:rPr>
            <w:lang w:val="en-US"/>
          </w:rPr>
          <w:t xml:space="preserve">segmentation performance </w:t>
        </w:r>
      </w:ins>
      <w:del w:id="658" w:author="Sofia Fernandez Lozano" w:date="2025-04-07T09:26:00Z" w16du:dateUtc="2025-04-07T13:26:00Z">
        <w:r w:rsidR="6D552890" w:rsidRPr="0B4994EC" w:rsidDel="004A2B5F">
          <w:rPr>
            <w:lang w:val="en-US"/>
          </w:rPr>
          <w:delText xml:space="preserve">Dice Kappa </w:delText>
        </w:r>
      </w:del>
      <w:r w:rsidR="6D552890" w:rsidRPr="0B4994EC">
        <w:rPr>
          <w:lang w:val="en-US"/>
        </w:rPr>
        <w:t>with Free</w:t>
      </w:r>
      <w:r w:rsidR="00E9434A">
        <w:rPr>
          <w:lang w:val="en-US"/>
        </w:rPr>
        <w:t>s</w:t>
      </w:r>
      <w:r w:rsidR="6D552890" w:rsidRPr="0B4994EC">
        <w:rPr>
          <w:lang w:val="en-US"/>
        </w:rPr>
        <w:t>urfer</w:t>
      </w:r>
      <w:ins w:id="659" w:author="Sofia Fernandez Lozano" w:date="2024-12-12T17:06:00Z" w16du:dateUtc="2024-12-12T23:06:00Z">
        <w:r w:rsidR="00392C88">
          <w:rPr>
            <w:lang w:val="en-US"/>
          </w:rPr>
          <w:t>,</w:t>
        </w:r>
      </w:ins>
      <w:r w:rsidR="6D552890" w:rsidRPr="0B4994EC">
        <w:rPr>
          <w:lang w:val="en-US"/>
        </w:rPr>
        <w:t xml:space="preserve"> as it uses a different anatomical definition for the HC and CSF spaces</w:t>
      </w:r>
      <w:ins w:id="660" w:author="Sofia Fernandez Lozano" w:date="2024-12-12T17:06:00Z" w16du:dateUtc="2024-12-12T23:06:00Z">
        <w:r w:rsidR="00392C88">
          <w:rPr>
            <w:lang w:val="en-US"/>
          </w:rPr>
          <w:t xml:space="preserve">, </w:t>
        </w:r>
      </w:ins>
      <w:del w:id="661" w:author="Sofia Fernandez Lozano" w:date="2024-12-12T17:06:00Z" w16du:dateUtc="2024-12-12T23:06:00Z">
        <w:r w:rsidR="6D552890" w:rsidRPr="0B4994EC" w:rsidDel="00392C88">
          <w:rPr>
            <w:lang w:val="en-US"/>
          </w:rPr>
          <w:delText>.</w:delText>
        </w:r>
      </w:del>
      <w:ins w:id="662" w:author="Sofia Fernandez Lozano" w:date="2024-12-12T17:07:00Z" w16du:dateUtc="2024-12-12T23:07:00Z">
        <w:r w:rsidR="00392C88">
          <w:rPr>
            <w:lang w:val="en-US"/>
          </w:rPr>
          <w:t>or</w:t>
        </w:r>
      </w:ins>
      <w:ins w:id="663" w:author="Sofia Fernandez Lozano" w:date="2024-12-12T17:06:00Z" w16du:dateUtc="2024-12-12T23:06:00Z">
        <w:r w:rsidR="00392C88">
          <w:t xml:space="preserve"> other deep learning-based segmentation techniques in our analysis due to the lack of publicly available pretrained models or reproducible pipelines, particularly those capable of reliably segmenting the ventricles in addition to the hippocampus. Nonetheless, our CNN segmentation results are comparable to state-of-the-art methods reported in the literature</w:t>
        </w:r>
      </w:ins>
      <w:ins w:id="664" w:author="Sofia Fernandez Lozano" w:date="2025-04-07T09:34:00Z" w16du:dateUtc="2025-04-07T13:34:00Z">
        <w:r w:rsidR="00A8084D">
          <w:t xml:space="preserve"> and generalize well even when applied to an out-of-sample vali</w:t>
        </w:r>
        <w:r w:rsidR="00626C46">
          <w:t>dation dataset including participants with varying degree of neurodegeneration</w:t>
        </w:r>
      </w:ins>
      <w:ins w:id="665" w:author="Sofia Fernandez Lozano" w:date="2024-12-12T17:06:00Z" w16du:dateUtc="2024-12-12T23:06:00Z">
        <w:r w:rsidR="00392C88">
          <w:t>. For instance, U-Net-based approaches, as reviewed by Yi et al.</w:t>
        </w:r>
      </w:ins>
      <w:ins w:id="666" w:author="Sofia Fernandez Lozano" w:date="2024-12-12T17:41:00Z" w16du:dateUtc="2024-12-12T23:41:00Z">
        <w:r w:rsidR="00D937EE">
          <w:fldChar w:fldCharType="begin"/>
        </w:r>
      </w:ins>
      <w:ins w:id="667" w:author="Sofia Fernandez Lozano" w:date="2025-03-31T19:46:00Z" w16du:dateUtc="2025-03-31T23:46:00Z">
        <w:r w:rsidR="007D7047">
          <w:instrText xml:space="preserve"> ADDIN ZOTERO_ITEM CSL_CITATION {"citationID":"ItBlaryT","properties":{"formattedCitation":"\\super 52\\nosupersub{}","plainCitation":"52","noteIndex":0},"citationItems":[{"id":2427,"uris":["http://zotero.org/users/4196598/items/QM4GK6AI"],"itemData":{"id":2427,"type":"article-journal","abstract":"The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Electronics","DOI":"10.1049/cje.2021.06.002","ISSN":"2075-5597","issue":"5","language":"en","license":"© 2021 Chinese Institute of Electronics","note":"_eprint: https://onlinelibrary.wiley.com/doi/pdf/10.1049/cje.2021.06.002","page":"793-814","source":"Wiley Online Library","title":"Hippocampal Segmentation in Brain MRI Images Using Machine Learning Methods: A Survey","title-short":"Hippocampal Segmentation in Brain MRI Images Using Machine Learning Methods","volume":"30","author":[{"family":"Yi","given":"Pan"},{"family":"Jin","given":"Liu"},{"family":"Xu","given":"Tian"},{"family":"Wei","given":"Lan"},{"family":"Rui","given":"Guo"}],"issued":{"date-parts":[["2021"]]}}}],"schema":"https://github.com/citation-style-language/schema/raw/master/csl-citation.json"} </w:instrText>
        </w:r>
      </w:ins>
      <w:r w:rsidR="00D937EE">
        <w:fldChar w:fldCharType="separate"/>
      </w:r>
      <w:ins w:id="668" w:author="Sofia Fernandez Lozano" w:date="2025-03-31T19:46:00Z" w16du:dateUtc="2025-03-31T23:46:00Z">
        <w:r w:rsidR="007D7047" w:rsidRPr="007D7047">
          <w:rPr>
            <w:vertAlign w:val="superscript"/>
          </w:rPr>
          <w:t>52</w:t>
        </w:r>
      </w:ins>
      <w:ins w:id="669" w:author="Sofia Fernandez Lozano" w:date="2024-12-12T17:41:00Z" w16du:dateUtc="2024-12-12T23:41:00Z">
        <w:r w:rsidR="00D937EE">
          <w:fldChar w:fldCharType="end"/>
        </w:r>
      </w:ins>
      <w:ins w:id="670" w:author="Sofia Fernandez Lozano" w:date="2024-12-12T17:06:00Z" w16du:dateUtc="2024-12-12T23:06:00Z">
        <w:r w:rsidR="00392C88">
          <w:t xml:space="preserve"> achieved Dice coefficients of 0.89–0.91 for hippocampal segmentation in the ADNI dataset</w:t>
        </w:r>
      </w:ins>
      <w:ins w:id="671" w:author="Sofia Fernandez Lozano" w:date="2024-12-12T17:44:00Z" w16du:dateUtc="2024-12-12T23:44:00Z">
        <w:r w:rsidR="00D937EE">
          <w:t>.</w:t>
        </w:r>
        <w:r w:rsidR="00D937EE">
          <w:fldChar w:fldCharType="begin"/>
        </w:r>
      </w:ins>
      <w:ins w:id="672" w:author="Sofia Fernandez Lozano" w:date="2025-03-31T19:46:00Z" w16du:dateUtc="2025-03-31T23:46:00Z">
        <w:r w:rsidR="007D7047">
          <w:instrText xml:space="preserve"> ADDIN ZOTERO_ITEM CSL_CITATION {"citationID":"Q8lWWVqS","properties":{"formattedCitation":"\\super 48,53\\nosupersub{}","plainCitation":"48,53","noteIndex":0},"citationItems":[{"id":2469,"uris":["http://zotero.org/users/4196598/items/UGZ5SSAN"],"itemData":{"id":2469,"type":"article-journal","abstract":"Feature representations extracted from hippocampus in magnetic resonance (MR) images are widely used in computer-aided Alzheimer’s disease (AD) diagnosis, and thus accurate segmentation for the hippocampus has been remaining an active research topic. Previous studies for hippocampus segmentation require either human annotation which is tedious and error-prone or pre-processing MR images via time-consuming non-linear registration. Although many automatic segmentation approaches have been proposed, their performance is often limited by the small size of hippocampus and complex confounding information around the hippocampus. In particular, human-engineered features extracted from segmented hippocampus regions (e.g., the volume of the hippocampus) are essential for brain disease diagnosis, while these features are independent of diagnosis models, leading to sub-optimal performance. To address these issues, we propose a multi-task deep learning (MDL) method for joint hippocampus segmentation and clinical score regression using MR images. The prominent advantages of our MDL method lie on that we don’t need any time-consuming non-linear registration for pre-processing MR images, and features generated by MDL are consistent with subsequent diagnosis models. Specifically, we first align all MR images onto a standard template, followed by a patch extraction process to approximately locate hippocampus regions in the template space. Using image patches as input data, we develop a multi-task convolutional neural network (CNN) for joint hippocampus segmentation and clinical score regression. The proposed CNN network contains two subnetworks, including 1) a U-Net with a Dice-like loss function for hippocampus segmentation, and 2) a convolutional neural network with a mean squared loss function for clinical regression. Note that these two subnetworks share a part of network parameters, to exploit the inherent association between these two tasks. We evaluate the proposed method on 407 subjects with MRI data from baseline Alzheimer’s Disease Neuroimaging Initiative (ADNI) database. The experimental results suggest that our MDL method achieves promising results in both tasks of hippocampus segmentation and clinical score regression, compared with several state-of-the-art methods.","container-title":"Multimedia Tools and Applications","DOI":"10.1007/s11042-017-5581-1","ISSN":"1573-7721","issue":"22","journalAbbreviation":"Multimed Tools Appl","language":"en","page":"29669-29686","source":"Springer Link","title":"Multi-task neural networks for joint hippocampus segmentation and clinical score regression","volume":"77","author":[{"family":"Cao","given":"Liang"},{"family":"Li","given":"Long"},{"family":"Zheng","given":"Jifeng"},{"family":"Fan","given":"Xin"},{"family":"Yin","given":"Feng"},{"family":"Shen","given":"Hui"},{"family":"Zhang","given":"Jun"}],"issued":{"date-parts":[["2018",11,1]]}}},{"id":2748,"uris":["http://zotero.org/users/4196598/items/ZGFJIZ2X"],"itemData":{"id":2748,"type":"article","abstract":"Detection and segmentation of the hippocampal structures in volumetric brain images is a challenging problem in the area of medical imaging. In this paper, we propose a two-stage 3D fully convolutional neural network that efficiently detects and segments the hippocampal structures. In particular, our approach first localizes the hippocampus from the whole volumetric image while obtaining a proposal for a rough segmentation. After localization, we apply the proposal as an enhancement mask to extract the fine structure of the hippocampus. The proposed method has been evaluated on a public dataset and compares with state-of-the-art approaches. Results indicate the effectiveness of the proposed method, which yields mean Dice Similarity Coefficients (i.e. DSC) of $0.897$ and $0.900$ for the left and right hippocampus, respectively. Furthermore, extensive experiments manifest that the proposed enhancement mask layer has remarkable benefits for accelerating training process and obtaining more accurate segmentation results.","DOI":"10.48550/arXiv.1902.04244","note":"arXiv:1902.04244 [cs]","number":"arXiv:1902.04244","publisher":"arXiv","source":"arXiv.org","title":"Enhancement Mask for Hippocampus Detection and Segmentation","URL":"http://arxiv.org/abs/1902.04244","author":[{"family":"Chen","given":"Dengsheng"},{"family":"Liu","given":"Wenxi"},{"family":"Huang","given":"You"},{"family":"Tong","given":"Tong"},{"family":"Yu","given":"Yuanlong"}],"accessed":{"date-parts":[["2024",12,12]]},"issued":{"date-parts":[["2019",2,12]]}}}],"schema":"https://github.com/citation-style-language/schema/raw/master/csl-citation.json"} </w:instrText>
        </w:r>
      </w:ins>
      <w:r w:rsidR="00D937EE">
        <w:fldChar w:fldCharType="separate"/>
      </w:r>
      <w:ins w:id="673" w:author="Sofia Fernandez Lozano" w:date="2025-03-31T19:46:00Z" w16du:dateUtc="2025-03-31T23:46:00Z">
        <w:r w:rsidR="007D7047" w:rsidRPr="007D7047">
          <w:rPr>
            <w:vertAlign w:val="superscript"/>
          </w:rPr>
          <w:t>48,53</w:t>
        </w:r>
      </w:ins>
      <w:ins w:id="674" w:author="Sofia Fernandez Lozano" w:date="2024-12-12T17:44:00Z" w16du:dateUtc="2024-12-12T23:44:00Z">
        <w:r w:rsidR="00D937EE">
          <w:fldChar w:fldCharType="end"/>
        </w:r>
        <w:r w:rsidR="00D937EE">
          <w:t xml:space="preserve"> </w:t>
        </w:r>
      </w:ins>
      <w:ins w:id="675" w:author="Sofia Fernandez Lozano" w:date="2024-12-12T17:06:00Z" w16du:dateUtc="2024-12-12T23:06:00Z">
        <w:r w:rsidR="00392C88">
          <w:t>Similarly, 3D CNN methods like those by Xie et al</w:t>
        </w:r>
      </w:ins>
      <w:ins w:id="676" w:author="Sofia Fernandez Lozano" w:date="2024-12-16T12:37:00Z" w16du:dateUtc="2024-12-16T18:37:00Z">
        <w:r w:rsidR="00795ED5">
          <w:t>.</w:t>
        </w:r>
      </w:ins>
      <w:ins w:id="677" w:author="Sofia Fernandez Lozano" w:date="2024-12-16T12:36:00Z" w16du:dateUtc="2024-12-16T18:36:00Z">
        <w:r w:rsidR="00795ED5">
          <w:fldChar w:fldCharType="begin"/>
        </w:r>
      </w:ins>
      <w:ins w:id="678" w:author="Sofia Fernandez Lozano" w:date="2025-03-31T19:46:00Z" w16du:dateUtc="2025-03-31T23:46:00Z">
        <w:r w:rsidR="007D7047">
          <w:instrText xml:space="preserve"> ADDIN ZOTERO_ITEM CSL_CITATION {"citationID":"ER6Q0q6g","properties":{"formattedCitation":"\\super 54\\nosupersub{}","plainCitation":"54","noteIndex":0},"citationItems":[{"id":2743,"uris":["http://zotero.org/users/4196598/items/S7QQUBMV"],"itemData":{"id":2743,"type":"article","abstract":"Over the past decades, state-of-the-art medical image segmentation has heavily rested on signal processing paradigms, most notably registration-based label propagation and pair-wise patch comparison, which are generally slow despite a high segmentation accuracy. In recent years, deep learning has revolutionalized computer vision with many practices outperforming prior art, in particular the convolutional neural network (CNN) studies on image classification. Deep CNN has also started being applied to medical image segmentation lately, but generally involves long training and demanding memory requirements, achieving limited success. We propose a patch-based deep learning framework based on a revisit to the classic neural network model with substantial modernization, including the use of Rectified Linear Unit (ReLU) activation, dropout layers, 2.5D tri-planar patch multi-pathway settings. In a test application to hippocampus segmentation using 100 brain MR images from the ADNI database, our approach significantly outperformed prior art in terms of both segmentation accuracy and speed: scoring a median Dice score up to 90.98% on a near real-time performance (&lt;1s).","DOI":"10.48550/arXiv.1807.05482","note":"arXiv:1807.05482 [cs]","number":"arXiv:1807.05482","publisher":"arXiv","source":"arXiv.org","title":"Near Real-time Hippocampus Segmentation Using Patch-based Canonical Neural Network","URL":"http://arxiv.org/abs/1807.05482","author":[{"family":"Xie","given":"Zhongliu"},{"family":"Gillies","given":"Duncan"}],"accessed":{"date-parts":[["2024",12,16]]},"issued":{"date-parts":[["2018",7,15]]}}}],"schema":"https://github.com/citation-style-language/schema/raw/master/csl-citation.json"} </w:instrText>
        </w:r>
      </w:ins>
      <w:r w:rsidR="00795ED5">
        <w:fldChar w:fldCharType="separate"/>
      </w:r>
      <w:ins w:id="679" w:author="Sofia Fernandez Lozano" w:date="2025-03-31T19:46:00Z" w16du:dateUtc="2025-03-31T23:46:00Z">
        <w:r w:rsidR="007D7047" w:rsidRPr="007D7047">
          <w:rPr>
            <w:vertAlign w:val="superscript"/>
          </w:rPr>
          <w:t>54</w:t>
        </w:r>
      </w:ins>
      <w:ins w:id="680" w:author="Sofia Fernandez Lozano" w:date="2024-12-16T12:36:00Z" w16du:dateUtc="2024-12-16T18:36:00Z">
        <w:r w:rsidR="00795ED5">
          <w:fldChar w:fldCharType="end"/>
        </w:r>
      </w:ins>
      <w:ins w:id="681" w:author="Sofia Fernandez Lozano" w:date="2024-12-12T17:06:00Z" w16du:dateUtc="2024-12-12T23:06:00Z">
        <w:r w:rsidR="00392C88">
          <w:t xml:space="preserve"> and Amoroso et al.</w:t>
        </w:r>
      </w:ins>
      <w:ins w:id="682" w:author="Sofia Fernandez Lozano" w:date="2024-12-16T12:37:00Z" w16du:dateUtc="2024-12-16T18:37:00Z">
        <w:r w:rsidR="00795ED5">
          <w:fldChar w:fldCharType="begin"/>
        </w:r>
      </w:ins>
      <w:ins w:id="683" w:author="Sofia Fernandez Lozano" w:date="2025-03-31T19:46:00Z" w16du:dateUtc="2025-03-31T23:46:00Z">
        <w:r w:rsidR="007D7047">
          <w:instrText xml:space="preserve"> ADDIN ZOTERO_ITEM CSL_CITATION {"citationID":"ESUsY5G1","properties":{"formattedCitation":"\\super 55\\nosupersub{}","plainCitation":"55","noteIndex":0},"citationItems":[{"id":2742,"uris":["http://zotero.org/users/4196598/items/K2R4CQWH"],"itemData":{"id":2742,"type":"article-journal","abstract":"In this study we present a novel fully automated Hippocampal Unified Multi-Atlas-Networks (HUMAN) algorithm for the segmentation of the hippocampus in structural magnetic resonance imaging. In multi-atlas approaches atlas selection is of crucial importance for the accuracy of the segmentation. Here we present an optimized method based on the definition of a small peri-hippocampal region to target the atlas learning with linear and non-linear embedded manifolds. All atlases were co-registered to a data driven template resulting in a computationally efficient method that requires only one test registration. The optimal atlases identified were used to train dedicated artificial neural networks whose labels were then propagated and fused to obtain the final segmentation. To quantify data heterogeneity and protocol inherent effects, HUMAN was tested on two independent data sets provided by the Alzheimer’s Disease Neuroimaging Initiative and the Open Access Series of Imaging Studies. HUMAN is accurate and achieves state-of-the-art performance (Dice and Dice). It is also a robust method that remains stable when applied to the whole hippocampus or to sub-regions (patches). HUMAN also compares favorably with a basic multi-atlas approach and a benchmark segmentation tool such as FreeSurfer.","container-title":"Physics in Medicine &amp; Biology","DOI":"10.1088/0031-9155/60/22/8851","ISSN":"0031-9155","issue":"22","journalAbbreviation":"Phys. Med. Biol.","language":"en","note":"publisher: IOP Publishing","page":"8851","source":"Institute of Physics","title":"Hippocampal unified multi-atlas network (HUMAN): protocol and scale validation of a novel segmentation tool","title-short":"Hippocampal unified multi-atlas network (HUMAN)","volume":"60","author":[{"family":"Amoroso","given":"N."},{"family":"Errico","given":"R."},{"family":"Bruno","given":"S."},{"family":"Chincarini","given":"A."},{"family":"Garuccio","given":"E."},{"family":"Sensi","given":"F."},{"family":"Tangaro","given":"S."},{"family":"Tateo","given":"A."},{"family":"Bellotti","given":"R."},{"family":"Initiative","given":"for the Alzheimers Disease Neuroimaging"}],"issued":{"date-parts":[["2015",11]]}}}],"schema":"https://github.com/citation-style-language/schema/raw/master/csl-citation.json"} </w:instrText>
        </w:r>
      </w:ins>
      <w:r w:rsidR="00795ED5">
        <w:fldChar w:fldCharType="separate"/>
      </w:r>
      <w:ins w:id="684" w:author="Sofia Fernandez Lozano" w:date="2025-03-31T19:46:00Z" w16du:dateUtc="2025-03-31T23:46:00Z">
        <w:r w:rsidR="007D7047" w:rsidRPr="007D7047">
          <w:rPr>
            <w:vertAlign w:val="superscript"/>
          </w:rPr>
          <w:t>55</w:t>
        </w:r>
      </w:ins>
      <w:ins w:id="685" w:author="Sofia Fernandez Lozano" w:date="2024-12-16T12:37:00Z" w16du:dateUtc="2024-12-16T18:37:00Z">
        <w:r w:rsidR="00795ED5">
          <w:fldChar w:fldCharType="end"/>
        </w:r>
      </w:ins>
      <w:ins w:id="686" w:author="Sofia Fernandez Lozano" w:date="2024-12-12T17:06:00Z" w16du:dateUtc="2024-12-12T23:06:00Z">
        <w:r w:rsidR="00392C88">
          <w:t xml:space="preserve"> reported Dice scores of 0.90–0.93. Our CNN achieves a Dice coefficient of </w:t>
        </w:r>
      </w:ins>
      <w:ins w:id="687" w:author="Sofia Fernandez Lozano" w:date="2024-12-16T12:50:00Z" w16du:dateUtc="2024-12-16T18:50:00Z">
        <w:r w:rsidR="00194937">
          <w:t>0.96</w:t>
        </w:r>
      </w:ins>
      <w:ins w:id="688" w:author="Sofia Fernandez Lozano" w:date="2024-12-16T12:53:00Z" w16du:dateUtc="2024-12-16T18:53:00Z">
        <w:r w:rsidR="00194937">
          <w:t xml:space="preserve"> for both left and right hippocampus</w:t>
        </w:r>
      </w:ins>
      <w:ins w:id="689" w:author="Sofia Fernandez Lozano" w:date="2024-12-12T17:06:00Z" w16du:dateUtc="2024-12-12T23:06:00Z">
        <w:r w:rsidR="00392C88">
          <w:t xml:space="preserve">, </w:t>
        </w:r>
      </w:ins>
      <w:ins w:id="690" w:author="Sofia Fernandez Lozano" w:date="2025-04-07T09:35:00Z" w16du:dateUtc="2025-04-07T13:35:00Z">
        <w:r w:rsidR="00B46C1F">
          <w:t>with equally strong performance</w:t>
        </w:r>
      </w:ins>
      <w:ins w:id="691" w:author="Sofia Fernandez Lozano" w:date="2025-04-07T09:31:00Z" w16du:dateUtc="2025-04-07T13:31:00Z">
        <w:r w:rsidR="00DE1568">
          <w:t xml:space="preserve"> across additional segmentation metrics, including Cohen’s Kappa, sensitivity and specificity. </w:t>
        </w:r>
      </w:ins>
      <w:ins w:id="692" w:author="Sofia Fernandez Lozano" w:date="2025-04-07T09:34:00Z" w16du:dateUtc="2025-04-07T13:34:00Z">
        <w:r w:rsidR="00FF7248">
          <w:t>This high performance</w:t>
        </w:r>
      </w:ins>
      <w:ins w:id="693" w:author="Sofia Fernandez Lozano" w:date="2025-04-07T09:35:00Z" w16du:dateUtc="2025-04-07T13:35:00Z">
        <w:r w:rsidR="00694D8D">
          <w:t xml:space="preserve"> was </w:t>
        </w:r>
      </w:ins>
      <w:ins w:id="694" w:author="Sofia Fernandez Lozano" w:date="2025-04-07T09:36:00Z" w16du:dateUtc="2025-04-07T13:36:00Z">
        <w:r w:rsidR="00694D8D">
          <w:t>replicated in an out-of-sample validation set spanning cognitively unimpaired, MCI and AD participants, w</w:t>
        </w:r>
        <w:r w:rsidR="000D4282">
          <w:t>here the CNN maint</w:t>
        </w:r>
      </w:ins>
      <w:ins w:id="695" w:author="Sofia Fernandez Lozano" w:date="2025-04-07T13:06:00Z" w16du:dateUtc="2025-04-07T17:06:00Z">
        <w:r w:rsidR="00B94EFF">
          <w:t>a</w:t>
        </w:r>
      </w:ins>
      <w:ins w:id="696" w:author="Sofia Fernandez Lozano" w:date="2025-04-07T09:36:00Z" w16du:dateUtc="2025-04-07T13:36:00Z">
        <w:r w:rsidR="000D4282">
          <w:t>ined high Dice and Kappa values across all groups, with no significant group differences and only minor laterality effects</w:t>
        </w:r>
      </w:ins>
      <w:ins w:id="697" w:author="Sofia Fernandez Lozano" w:date="2025-04-07T09:37:00Z" w16du:dateUtc="2025-04-07T13:37:00Z">
        <w:r w:rsidR="000D4282">
          <w:t>.</w:t>
        </w:r>
      </w:ins>
    </w:p>
    <w:p w14:paraId="5D6E905A" w14:textId="281A93A9" w:rsidR="006D6639" w:rsidRDefault="00392C88" w:rsidP="00D62DF8">
      <w:pPr>
        <w:spacing w:line="360" w:lineRule="auto"/>
        <w:jc w:val="both"/>
      </w:pPr>
      <w:ins w:id="698" w:author="Sofia Fernandez Lozano" w:date="2024-12-12T17:08:00Z" w16du:dateUtc="2024-12-12T23:08:00Z">
        <w:r>
          <w:t xml:space="preserve">Ventricular segmentation is crucial for calculating the Hippocampal-to-Ventricle Ratio (HVR), a core focus of our work. </w:t>
        </w:r>
      </w:ins>
      <w:r w:rsidR="0066025B" w:rsidRPr="0B4994EC">
        <w:rPr>
          <w:lang w:val="en-US"/>
        </w:rPr>
        <w:t xml:space="preserve">The segmentation of the temporal horn of the lateral ventricle, being a much smaller region with </w:t>
      </w:r>
      <w:r w:rsidR="00B201A4" w:rsidRPr="0B4994EC">
        <w:rPr>
          <w:lang w:val="en-US"/>
        </w:rPr>
        <w:t xml:space="preserve">somewhat </w:t>
      </w:r>
      <w:r w:rsidR="0066025B" w:rsidRPr="0B4994EC">
        <w:rPr>
          <w:lang w:val="en-US"/>
        </w:rPr>
        <w:t xml:space="preserve">arbitrary </w:t>
      </w:r>
      <w:r w:rsidR="00B201A4" w:rsidRPr="0B4994EC">
        <w:rPr>
          <w:lang w:val="en-US"/>
        </w:rPr>
        <w:t xml:space="preserve">limits in </w:t>
      </w:r>
      <w:r w:rsidR="00005110" w:rsidRPr="0B4994EC">
        <w:rPr>
          <w:lang w:val="en-US"/>
        </w:rPr>
        <w:t>its</w:t>
      </w:r>
      <w:r w:rsidR="00B201A4" w:rsidRPr="0B4994EC">
        <w:rPr>
          <w:lang w:val="en-US"/>
        </w:rPr>
        <w:t xml:space="preserve"> anterior and posterior borders</w:t>
      </w:r>
      <w:r w:rsidR="0066025B" w:rsidRPr="0B4994EC">
        <w:rPr>
          <w:lang w:val="en-US"/>
        </w:rPr>
        <w:t xml:space="preserve">, was a significantly harder task compared to the extraction of the hippocampus. </w:t>
      </w:r>
      <w:r w:rsidR="00005110" w:rsidRPr="0B4994EC">
        <w:rPr>
          <w:lang w:val="en-US"/>
        </w:rPr>
        <w:t xml:space="preserve">This </w:t>
      </w:r>
      <w:del w:id="699" w:author="Sofia Fernandez Lozano" w:date="2025-04-07T11:15:00Z" w16du:dateUtc="2025-04-07T15:15:00Z">
        <w:r w:rsidR="0066025B" w:rsidRPr="0B4994EC" w:rsidDel="00F446E5">
          <w:rPr>
            <w:lang w:val="en-US"/>
          </w:rPr>
          <w:delText xml:space="preserve">increased </w:delText>
        </w:r>
      </w:del>
      <w:r w:rsidR="0066025B" w:rsidRPr="0B4994EC">
        <w:rPr>
          <w:lang w:val="en-US"/>
        </w:rPr>
        <w:t xml:space="preserve">difficulty was </w:t>
      </w:r>
      <w:del w:id="700" w:author="Sofia Fernandez Lozano" w:date="2025-04-07T11:15:00Z" w16du:dateUtc="2025-04-07T15:15:00Z">
        <w:r w:rsidR="0066025B" w:rsidRPr="0B4994EC" w:rsidDel="00F446E5">
          <w:rPr>
            <w:lang w:val="en-US"/>
          </w:rPr>
          <w:delText xml:space="preserve">notable </w:delText>
        </w:r>
      </w:del>
      <w:ins w:id="701" w:author="Sofia Fernandez Lozano" w:date="2025-04-07T11:15:00Z" w16du:dateUtc="2025-04-07T15:15:00Z">
        <w:r w:rsidR="00F446E5">
          <w:rPr>
            <w:lang w:val="en-US"/>
          </w:rPr>
          <w:t>reflected</w:t>
        </w:r>
        <w:r w:rsidR="00F446E5" w:rsidRPr="0B4994EC">
          <w:rPr>
            <w:lang w:val="en-US"/>
          </w:rPr>
          <w:t xml:space="preserve"> </w:t>
        </w:r>
      </w:ins>
      <w:r w:rsidR="0066025B" w:rsidRPr="0B4994EC">
        <w:rPr>
          <w:lang w:val="en-US"/>
        </w:rPr>
        <w:t xml:space="preserve">in the </w:t>
      </w:r>
      <w:del w:id="702" w:author="Sofia Fernandez Lozano" w:date="2025-04-07T11:08:00Z" w16du:dateUtc="2025-04-07T15:08:00Z">
        <w:r w:rsidR="0066025B" w:rsidRPr="0B4994EC" w:rsidDel="00086443">
          <w:rPr>
            <w:lang w:val="en-US"/>
          </w:rPr>
          <w:delText>lower Dice Kappa values</w:delText>
        </w:r>
      </w:del>
      <w:ins w:id="703" w:author="Sofia Fernandez Lozano" w:date="2025-04-07T11:15:00Z" w16du:dateUtc="2025-04-07T15:15:00Z">
        <w:r w:rsidR="00D007F9">
          <w:rPr>
            <w:lang w:val="en-US"/>
          </w:rPr>
          <w:t xml:space="preserve">markedly lower </w:t>
        </w:r>
      </w:ins>
      <w:ins w:id="704" w:author="Sofia Fernandez Lozano" w:date="2025-04-07T11:08:00Z" w16du:dateUtc="2025-04-07T15:08:00Z">
        <w:r w:rsidR="00567183">
          <w:rPr>
            <w:lang w:val="en-US"/>
          </w:rPr>
          <w:t>Dice</w:t>
        </w:r>
      </w:ins>
      <w:ins w:id="705" w:author="Sofia Fernandez Lozano" w:date="2025-04-07T11:15:00Z" w16du:dateUtc="2025-04-07T15:15:00Z">
        <w:r w:rsidR="00D007F9">
          <w:rPr>
            <w:lang w:val="en-US"/>
          </w:rPr>
          <w:t xml:space="preserve"> coefficients</w:t>
        </w:r>
      </w:ins>
      <w:ins w:id="706" w:author="Sofia Fernandez Lozano" w:date="2025-04-07T11:08:00Z" w16du:dateUtc="2025-04-07T15:08:00Z">
        <w:r w:rsidR="00567183">
          <w:rPr>
            <w:lang w:val="en-US"/>
          </w:rPr>
          <w:t>, Kappa and sensitivity</w:t>
        </w:r>
        <w:r w:rsidR="00C211DD">
          <w:rPr>
            <w:lang w:val="en-US"/>
          </w:rPr>
          <w:t xml:space="preserve"> </w:t>
        </w:r>
      </w:ins>
      <w:ins w:id="707" w:author="Sofia Fernandez Lozano" w:date="2025-04-07T11:15:00Z" w16du:dateUtc="2025-04-07T15:15:00Z">
        <w:r w:rsidR="00D007F9">
          <w:rPr>
            <w:lang w:val="en-US"/>
          </w:rPr>
          <w:t>scores</w:t>
        </w:r>
        <w:r w:rsidR="00527055">
          <w:rPr>
            <w:lang w:val="en-US"/>
          </w:rPr>
          <w:t xml:space="preserve"> across all methods, with particularly sharp decline</w:t>
        </w:r>
      </w:ins>
      <w:ins w:id="708" w:author="Sofia Fernandez Lozano" w:date="2025-04-07T11:16:00Z" w16du:dateUtc="2025-04-07T15:16:00Z">
        <w:r w:rsidR="00527055">
          <w:rPr>
            <w:lang w:val="en-US"/>
          </w:rPr>
          <w:t xml:space="preserve"> in performance observed for MALF and NLPB segmentations. In contrast, the CNN main</w:t>
        </w:r>
        <w:r w:rsidR="00B64817">
          <w:rPr>
            <w:lang w:val="en-US"/>
          </w:rPr>
          <w:t xml:space="preserve">tained high </w:t>
        </w:r>
      </w:ins>
      <w:ins w:id="709" w:author="Sofia Fernandez Lozano" w:date="2025-04-07T11:17:00Z" w16du:dateUtc="2025-04-07T15:17:00Z">
        <w:r w:rsidR="00FB65C0">
          <w:rPr>
            <w:lang w:val="en-US"/>
          </w:rPr>
          <w:t xml:space="preserve">segmentation quality with values ranging </w:t>
        </w:r>
        <w:r w:rsidR="00D56A2F">
          <w:rPr>
            <w:lang w:val="en-US"/>
          </w:rPr>
          <w:t>between 0.87-0.91, and volumetric correlations reaching app</w:t>
        </w:r>
      </w:ins>
      <w:ins w:id="710" w:author="Sofia Fernandez Lozano" w:date="2025-04-07T11:18:00Z" w16du:dateUtc="2025-04-07T15:18:00Z">
        <w:r w:rsidR="00D56A2F">
          <w:rPr>
            <w:lang w:val="en-US"/>
          </w:rPr>
          <w:t>roximately ρ ≈ 0.98 for HCvol</w:t>
        </w:r>
      </w:ins>
      <w:ins w:id="711" w:author="Sofia Fernandez Lozano" w:date="2025-04-07T13:07:00Z" w16du:dateUtc="2025-04-07T17:07:00Z">
        <w:r w:rsidR="00B94EFF">
          <w:rPr>
            <w:lang w:val="en-US"/>
          </w:rPr>
          <w:t>,</w:t>
        </w:r>
      </w:ins>
      <w:ins w:id="712" w:author="Sofia Fernandez Lozano" w:date="2025-04-07T11:18:00Z" w16du:dateUtc="2025-04-07T15:18:00Z">
        <w:r w:rsidR="00C6661A">
          <w:rPr>
            <w:lang w:val="en-US"/>
          </w:rPr>
          <w:t xml:space="preserve"> as well as CSFvol</w:t>
        </w:r>
      </w:ins>
      <w:ins w:id="713" w:author="Sofia Fernandez Lozano" w:date="2025-04-07T12:19:00Z" w16du:dateUtc="2025-04-07T16:19:00Z">
        <w:r w:rsidR="00FF3089">
          <w:rPr>
            <w:lang w:val="en-US"/>
          </w:rPr>
          <w:t xml:space="preserve"> (Fig. 2)</w:t>
        </w:r>
      </w:ins>
      <w:ins w:id="714" w:author="Sofia Fernandez Lozano" w:date="2025-04-07T11:18:00Z" w16du:dateUtc="2025-04-07T15:18:00Z">
        <w:r w:rsidR="00C6661A">
          <w:rPr>
            <w:lang w:val="en-US"/>
          </w:rPr>
          <w:t xml:space="preserve">. </w:t>
        </w:r>
      </w:ins>
      <w:ins w:id="715" w:author="Sofia Fernandez Lozano" w:date="2025-04-07T11:19:00Z" w16du:dateUtc="2025-04-07T15:19:00Z">
        <w:r w:rsidR="000B494A">
          <w:rPr>
            <w:lang w:val="en-US"/>
          </w:rPr>
          <w:t>In practical terms, CNN also had the lowest failure rate across all methods, with only two segmentations excluded due to quality control. The</w:t>
        </w:r>
        <w:r w:rsidR="00D62DF8">
          <w:rPr>
            <w:lang w:val="en-US"/>
          </w:rPr>
          <w:t>se re</w:t>
        </w:r>
      </w:ins>
      <w:ins w:id="716" w:author="Sofia Fernandez Lozano" w:date="2025-04-07T11:20:00Z" w16du:dateUtc="2025-04-07T15:20:00Z">
        <w:r w:rsidR="00D62DF8">
          <w:rPr>
            <w:lang w:val="en-US"/>
          </w:rPr>
          <w:t>sults highlight the reliability of our CNN approach</w:t>
        </w:r>
      </w:ins>
      <w:del w:id="717" w:author="Sofia Fernandez Lozano" w:date="2025-04-07T11:08:00Z" w16du:dateUtc="2025-04-07T15:08:00Z">
        <w:r w:rsidR="0066025B" w:rsidRPr="0B4994EC" w:rsidDel="00C211DD">
          <w:rPr>
            <w:lang w:val="en-US"/>
          </w:rPr>
          <w:delText xml:space="preserve"> </w:delText>
        </w:r>
      </w:del>
      <w:del w:id="718" w:author="Sofia Fernandez Lozano" w:date="2025-04-07T11:20:00Z" w16du:dateUtc="2025-04-07T15:20:00Z">
        <w:r w:rsidR="0066025B" w:rsidRPr="0B4994EC" w:rsidDel="00D62DF8">
          <w:rPr>
            <w:lang w:val="en-US"/>
          </w:rPr>
          <w:delText xml:space="preserve">compared to the hippocampal segmentation across all methods. </w:delText>
        </w:r>
      </w:del>
      <w:del w:id="719" w:author="Sofia Fernandez Lozano" w:date="2025-04-07T11:10:00Z" w16du:dateUtc="2025-04-07T15:10:00Z">
        <w:r w:rsidR="00005110" w:rsidRPr="0B4994EC" w:rsidDel="002A2F8F">
          <w:rPr>
            <w:lang w:val="en-US"/>
          </w:rPr>
          <w:delText>However</w:delText>
        </w:r>
      </w:del>
      <w:del w:id="720" w:author="Sofia Fernandez Lozano" w:date="2025-04-07T11:20:00Z" w16du:dateUtc="2025-04-07T15:20:00Z">
        <w:r w:rsidR="00005110" w:rsidRPr="0B4994EC" w:rsidDel="00D62DF8">
          <w:rPr>
            <w:lang w:val="en-US"/>
          </w:rPr>
          <w:delText xml:space="preserve">, </w:delText>
        </w:r>
        <w:r w:rsidR="0066025B" w:rsidRPr="0B4994EC" w:rsidDel="00D62DF8">
          <w:rPr>
            <w:lang w:val="en-US"/>
          </w:rPr>
          <w:delText xml:space="preserve">when measuring the segmentation </w:delText>
        </w:r>
        <w:r w:rsidR="00005110" w:rsidRPr="0B4994EC" w:rsidDel="00D62DF8">
          <w:rPr>
            <w:lang w:val="en-US"/>
          </w:rPr>
          <w:delText xml:space="preserve">quality </w:delText>
        </w:r>
        <w:r w:rsidR="0066025B" w:rsidRPr="0B4994EC" w:rsidDel="00D62DF8">
          <w:rPr>
            <w:lang w:val="en-US"/>
          </w:rPr>
          <w:delText xml:space="preserve">by the volumetric correlation, the results </w:delText>
        </w:r>
        <w:r w:rsidR="00005110" w:rsidRPr="0B4994EC" w:rsidDel="00D62DF8">
          <w:rPr>
            <w:lang w:val="en-US"/>
          </w:rPr>
          <w:delText xml:space="preserve">for </w:delText>
        </w:r>
        <w:r w:rsidR="0066025B" w:rsidRPr="0B4994EC" w:rsidDel="00D62DF8">
          <w:rPr>
            <w:lang w:val="en-US"/>
          </w:rPr>
          <w:delText xml:space="preserve">both CSF and HC segmentation tasks were comparable </w:delText>
        </w:r>
      </w:del>
      <w:del w:id="721" w:author="Sofia Fernandez Lozano" w:date="2025-04-07T11:11:00Z" w16du:dateUtc="2025-04-07T15:11:00Z">
        <w:r w:rsidR="00DD1736" w:rsidRPr="0B4994EC" w:rsidDel="002A2F8F">
          <w:rPr>
            <w:lang w:val="en-US"/>
          </w:rPr>
          <w:delText>to</w:delText>
        </w:r>
        <w:r w:rsidR="0066025B" w:rsidRPr="0B4994EC" w:rsidDel="002A2F8F">
          <w:rPr>
            <w:lang w:val="en-US"/>
          </w:rPr>
          <w:delText xml:space="preserve"> </w:delText>
        </w:r>
      </w:del>
      <w:del w:id="722" w:author="Sofia Fernandez Lozano" w:date="2025-04-07T11:20:00Z" w16du:dateUtc="2025-04-07T15:20:00Z">
        <w:r w:rsidR="0066025B" w:rsidRPr="0B4994EC" w:rsidDel="00D62DF8">
          <w:rPr>
            <w:lang w:val="en-US"/>
          </w:rPr>
          <w:delText>the CNN</w:delText>
        </w:r>
      </w:del>
      <w:del w:id="723" w:author="Sofia Fernandez Lozano" w:date="2025-04-07T11:12:00Z" w16du:dateUtc="2025-04-07T15:12:00Z">
        <w:r w:rsidR="0066025B" w:rsidRPr="0B4994EC" w:rsidDel="00C16F96">
          <w:rPr>
            <w:lang w:val="en-US"/>
          </w:rPr>
          <w:delText xml:space="preserve"> method</w:delText>
        </w:r>
      </w:del>
      <w:del w:id="724" w:author="Sofia Fernandez Lozano" w:date="2025-04-07T11:20:00Z" w16du:dateUtc="2025-04-07T15:20:00Z">
        <w:r w:rsidR="0066025B" w:rsidRPr="0B4994EC" w:rsidDel="00D62DF8">
          <w:rPr>
            <w:lang w:val="en-US"/>
          </w:rPr>
          <w:delText xml:space="preserve">. </w:delText>
        </w:r>
      </w:del>
      <w:ins w:id="725" w:author="Sofia Fernandez Lozano" w:date="2025-04-07T09:37:00Z" w16du:dateUtc="2025-04-07T13:37:00Z">
        <w:r w:rsidR="009D4A46">
          <w:t xml:space="preserve"> and its </w:t>
        </w:r>
      </w:ins>
      <w:ins w:id="726" w:author="Sofia Fernandez Lozano" w:date="2025-04-07T12:14:00Z" w16du:dateUtc="2025-04-07T16:14:00Z">
        <w:r w:rsidR="001531A2">
          <w:t>capacity</w:t>
        </w:r>
      </w:ins>
      <w:ins w:id="727" w:author="Sofia Fernandez Lozano" w:date="2025-04-07T09:37:00Z" w16du:dateUtc="2025-04-07T13:37:00Z">
        <w:r w:rsidR="009D4A46">
          <w:t xml:space="preserve"> for </w:t>
        </w:r>
      </w:ins>
      <w:ins w:id="728" w:author="Sofia Fernandez Lozano" w:date="2025-04-07T12:14:00Z" w16du:dateUtc="2025-04-07T16:14:00Z">
        <w:r w:rsidR="001531A2">
          <w:t xml:space="preserve">jointly </w:t>
        </w:r>
      </w:ins>
      <w:ins w:id="729" w:author="Sofia Fernandez Lozano" w:date="2025-04-07T09:37:00Z" w16du:dateUtc="2025-04-07T13:37:00Z">
        <w:r w:rsidR="009D4A46">
          <w:t>segment both the hippocampus and the ventric</w:t>
        </w:r>
      </w:ins>
      <w:ins w:id="730" w:author="Sofia Fernandez Lozano" w:date="2025-04-07T12:14:00Z" w16du:dateUtc="2025-04-07T16:14:00Z">
        <w:r w:rsidR="006009E6">
          <w:t>ular space</w:t>
        </w:r>
      </w:ins>
      <w:ins w:id="731" w:author="Sofia Fernandez Lozano" w:date="2025-04-07T09:37:00Z" w16du:dateUtc="2025-04-07T13:37:00Z">
        <w:r w:rsidR="009D4A46">
          <w:t>, a unique advantage that aligns with our study's emphasis on HVR calculation.</w:t>
        </w:r>
      </w:ins>
    </w:p>
    <w:p w14:paraId="2EC80A8C" w14:textId="77777777" w:rsidR="00E00BEA" w:rsidRDefault="0066025B" w:rsidP="00586DCF">
      <w:pPr>
        <w:spacing w:line="360" w:lineRule="auto"/>
        <w:jc w:val="both"/>
        <w:rPr>
          <w:ins w:id="732" w:author="Sofia Fernandez Lozano" w:date="2025-04-08T14:03:00Z" w16du:dateUtc="2025-04-08T18:03:00Z"/>
        </w:rPr>
      </w:pPr>
      <w:r w:rsidRPr="0B4994EC">
        <w:rPr>
          <w:lang w:val="en-US"/>
        </w:rPr>
        <w:t xml:space="preserve">The Bland-Altman plots in Figure 3 confirmed the superior performance of the CNN technique, highlighting minimal errors and </w:t>
      </w:r>
      <w:del w:id="733" w:author="Sofia Fernandez Lozano" w:date="2025-04-07T12:46:00Z" w16du:dateUtc="2025-04-07T16:46:00Z">
        <w:r w:rsidRPr="0B4994EC" w:rsidDel="003D550D">
          <w:rPr>
            <w:lang w:val="en-US"/>
          </w:rPr>
          <w:delText>a lack of</w:delText>
        </w:r>
      </w:del>
      <w:ins w:id="734" w:author="Sofia Fernandez Lozano" w:date="2025-04-07T12:46:00Z" w16du:dateUtc="2025-04-07T16:46:00Z">
        <w:r w:rsidR="003D550D">
          <w:rPr>
            <w:lang w:val="en-US"/>
          </w:rPr>
          <w:t>no systematic</w:t>
        </w:r>
      </w:ins>
      <w:r w:rsidRPr="0B4994EC">
        <w:rPr>
          <w:lang w:val="en-US"/>
        </w:rPr>
        <w:t xml:space="preserve"> bias. </w:t>
      </w:r>
      <w:del w:id="735" w:author="Sofia Fernandez Lozano" w:date="2025-04-07T12:47:00Z" w16du:dateUtc="2025-04-07T16:47:00Z">
        <w:r w:rsidRPr="0B4994EC" w:rsidDel="0087262C">
          <w:rPr>
            <w:lang w:val="en-US"/>
          </w:rPr>
          <w:delText>This stands i</w:delText>
        </w:r>
      </w:del>
      <w:ins w:id="736" w:author="Sofia Fernandez Lozano" w:date="2025-04-07T12:47:00Z" w16du:dateUtc="2025-04-07T16:47:00Z">
        <w:r w:rsidR="0087262C">
          <w:rPr>
            <w:lang w:val="en-US"/>
          </w:rPr>
          <w:t>I</w:t>
        </w:r>
      </w:ins>
      <w:r w:rsidRPr="0B4994EC">
        <w:rPr>
          <w:lang w:val="en-US"/>
        </w:rPr>
        <w:t>n contrast</w:t>
      </w:r>
      <w:ins w:id="737" w:author="Sofia Fernandez Lozano" w:date="2025-04-07T12:47:00Z" w16du:dateUtc="2025-04-07T16:47:00Z">
        <w:r w:rsidR="0087262C">
          <w:rPr>
            <w:lang w:val="en-US"/>
          </w:rPr>
          <w:t>,</w:t>
        </w:r>
      </w:ins>
      <w:del w:id="738" w:author="Sofia Fernandez Lozano" w:date="2025-04-07T12:47:00Z" w16du:dateUtc="2025-04-07T16:47:00Z">
        <w:r w:rsidRPr="0B4994EC" w:rsidDel="00CB5CBC">
          <w:rPr>
            <w:lang w:val="en-US"/>
          </w:rPr>
          <w:delText xml:space="preserve"> to the</w:delText>
        </w:r>
      </w:del>
      <w:r w:rsidRPr="0B4994EC">
        <w:rPr>
          <w:lang w:val="en-US"/>
        </w:rPr>
        <w:t xml:space="preserve"> </w:t>
      </w:r>
      <w:ins w:id="739" w:author="Sofia Fernandez Lozano" w:date="2025-04-07T12:47:00Z" w16du:dateUtc="2025-04-07T16:47:00Z">
        <w:r w:rsidR="00CB5CBC">
          <w:rPr>
            <w:lang w:val="en-US"/>
          </w:rPr>
          <w:t xml:space="preserve">both NLPB and MALF exhibited </w:t>
        </w:r>
      </w:ins>
      <w:r w:rsidRPr="0B4994EC">
        <w:rPr>
          <w:lang w:val="en-US"/>
        </w:rPr>
        <w:t xml:space="preserve">wider limits of </w:t>
      </w:r>
      <w:r w:rsidR="007C3918" w:rsidRPr="0B4994EC">
        <w:rPr>
          <w:lang w:val="en-US"/>
        </w:rPr>
        <w:t>error</w:t>
      </w:r>
      <w:ins w:id="740" w:author="Sofia Fernandez Lozano" w:date="2025-04-07T12:48:00Z" w16du:dateUtc="2025-04-07T16:48:00Z">
        <w:r w:rsidR="00004334">
          <w:rPr>
            <w:lang w:val="en-US"/>
          </w:rPr>
          <w:t>,</w:t>
        </w:r>
      </w:ins>
      <w:r w:rsidR="007C3918" w:rsidRPr="0B4994EC">
        <w:rPr>
          <w:lang w:val="en-US"/>
        </w:rPr>
        <w:t xml:space="preserve"> </w:t>
      </w:r>
      <w:del w:id="741" w:author="Sofia Fernandez Lozano" w:date="2025-04-07T12:47:00Z" w16du:dateUtc="2025-04-07T16:47:00Z">
        <w:r w:rsidRPr="0B4994EC" w:rsidDel="00CB5CBC">
          <w:rPr>
            <w:lang w:val="en-US"/>
          </w:rPr>
          <w:delText xml:space="preserve">observed in NLPB </w:delText>
        </w:r>
      </w:del>
      <w:ins w:id="742" w:author="Sofia Fernandez Lozano" w:date="2025-04-07T12:48:00Z" w16du:dateUtc="2025-04-07T16:48:00Z">
        <w:r w:rsidR="00004334">
          <w:rPr>
            <w:lang w:val="en-US"/>
          </w:rPr>
          <w:t xml:space="preserve">with </w:t>
        </w:r>
      </w:ins>
      <w:del w:id="743" w:author="Sofia Fernandez Lozano" w:date="2025-04-07T12:48:00Z" w16du:dateUtc="2025-04-07T16:48:00Z">
        <w:r w:rsidRPr="0B4994EC" w:rsidDel="00004334">
          <w:rPr>
            <w:lang w:val="en-US"/>
          </w:rPr>
          <w:delText xml:space="preserve">and the bias exhibited by </w:delText>
        </w:r>
      </w:del>
      <w:r w:rsidRPr="0B4994EC">
        <w:rPr>
          <w:lang w:val="en-US"/>
        </w:rPr>
        <w:t xml:space="preserve">MALF </w:t>
      </w:r>
      <w:ins w:id="744" w:author="Sofia Fernandez Lozano" w:date="2025-04-07T12:48:00Z" w16du:dateUtc="2025-04-07T16:48:00Z">
        <w:r w:rsidR="00004334">
          <w:rPr>
            <w:lang w:val="en-US"/>
          </w:rPr>
          <w:t>displaying</w:t>
        </w:r>
      </w:ins>
      <w:del w:id="745" w:author="Sofia Fernandez Lozano" w:date="2025-04-07T12:48:00Z" w16du:dateUtc="2025-04-07T16:48:00Z">
        <w:r w:rsidRPr="0B4994EC" w:rsidDel="00004334">
          <w:rPr>
            <w:lang w:val="en-US"/>
          </w:rPr>
          <w:delText>in the form of</w:delText>
        </w:r>
      </w:del>
      <w:r w:rsidRPr="0B4994EC">
        <w:rPr>
          <w:lang w:val="en-US"/>
        </w:rPr>
        <w:t xml:space="preserve"> a </w:t>
      </w:r>
      <w:ins w:id="746" w:author="Sofia Fernandez Lozano" w:date="2025-04-07T12:48:00Z" w16du:dateUtc="2025-04-07T16:48:00Z">
        <w:r w:rsidR="00785C72">
          <w:rPr>
            <w:lang w:val="en-US"/>
          </w:rPr>
          <w:t xml:space="preserve">notable </w:t>
        </w:r>
      </w:ins>
      <w:r w:rsidRPr="0B4994EC">
        <w:rPr>
          <w:lang w:val="en-US"/>
        </w:rPr>
        <w:t>regression to the mean</w:t>
      </w:r>
      <w:ins w:id="747" w:author="Sofia Fernandez Lozano" w:date="2025-04-07T12:48:00Z" w16du:dateUtc="2025-04-07T16:48:00Z">
        <w:r w:rsidR="00785C72">
          <w:rPr>
            <w:lang w:val="en-US"/>
          </w:rPr>
          <w:t xml:space="preserve"> pattern—overestimating smaller regions and underest</w:t>
        </w:r>
      </w:ins>
      <w:ins w:id="748" w:author="Sofia Fernandez Lozano" w:date="2025-04-07T12:49:00Z" w16du:dateUtc="2025-04-07T16:49:00Z">
        <w:r w:rsidR="00785C72">
          <w:rPr>
            <w:lang w:val="en-US"/>
          </w:rPr>
          <w:t>imating larger ones</w:t>
        </w:r>
      </w:ins>
      <w:r w:rsidRPr="0B4994EC">
        <w:rPr>
          <w:lang w:val="en-US"/>
        </w:rPr>
        <w:t>.</w:t>
      </w:r>
      <w:ins w:id="749" w:author="Sofia Fernandez Lozano" w:date="2024-12-12T15:02:00Z" w16du:dateUtc="2024-12-12T21:02:00Z">
        <w:r w:rsidR="0078320C">
          <w:rPr>
            <w:lang w:val="en-US"/>
          </w:rPr>
          <w:t xml:space="preserve"> </w:t>
        </w:r>
      </w:ins>
      <w:del w:id="750" w:author="Sofia Fernandez Lozano" w:date="2024-12-12T15:01:00Z" w16du:dateUtc="2024-12-12T21:01:00Z">
        <w:r w:rsidRPr="0B4994EC" w:rsidDel="0078320C">
          <w:rPr>
            <w:lang w:val="en-US"/>
          </w:rPr>
          <w:delText xml:space="preserve"> </w:delText>
        </w:r>
      </w:del>
      <w:ins w:id="751" w:author="Sofia Fernandez Lozano" w:date="2025-04-07T12:49:00Z" w16du:dateUtc="2025-04-07T16:49:00Z">
        <w:r w:rsidR="00785C72">
          <w:t xml:space="preserve">This </w:t>
        </w:r>
      </w:ins>
      <w:ins w:id="752" w:author="Sofia Fernandez Lozano" w:date="2024-12-12T15:00:00Z" w16du:dateUtc="2024-12-12T21:00:00Z">
        <w:r w:rsidR="0078320C">
          <w:t>systematic bias, previously noted in the literature</w:t>
        </w:r>
      </w:ins>
      <w:ins w:id="753" w:author="Sofia Fernandez Lozano" w:date="2024-12-12T15:01:00Z" w16du:dateUtc="2024-12-12T21:01:00Z">
        <w:r w:rsidR="0078320C">
          <w:fldChar w:fldCharType="begin"/>
        </w:r>
      </w:ins>
      <w:ins w:id="754" w:author="Sofia Fernandez Lozano" w:date="2025-03-12T20:59:00Z" w16du:dateUtc="2025-03-13T00:59:00Z">
        <w:r w:rsidR="00E73407">
          <w:instrText xml:space="preserve"> ADDIN ZOTERO_ITEM CSL_CITATION {"citationID":"X0DBap00","properties":{"formattedCitation":"\\super 15\\nosupersub{}","plainCitation":"15","noteIndex":0},"citationItems":[{"id":390,"uris":["http://zotero.org/users/4196598/items/HJF294UY"],"itemData":{"id":390,"type":"article-journal","abstract":"The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ins>
      <w:r w:rsidR="0078320C">
        <w:fldChar w:fldCharType="separate"/>
      </w:r>
      <w:ins w:id="755" w:author="Sofia Fernandez Lozano" w:date="2024-12-12T15:01:00Z" w16du:dateUtc="2024-12-12T21:01:00Z">
        <w:r w:rsidR="0078320C" w:rsidRPr="0078320C">
          <w:rPr>
            <w:vertAlign w:val="superscript"/>
            <w:lang w:val="en-US"/>
            <w:rPrChange w:id="756" w:author="Sofia Fernandez Lozano" w:date="2024-12-12T15:01:00Z" w16du:dateUtc="2024-12-12T21:01:00Z">
              <w:rPr>
                <w:vertAlign w:val="superscript"/>
                <w:lang w:val="fr-CA"/>
              </w:rPr>
            </w:rPrChange>
          </w:rPr>
          <w:t>15</w:t>
        </w:r>
        <w:r w:rsidR="0078320C">
          <w:fldChar w:fldCharType="end"/>
        </w:r>
      </w:ins>
      <w:ins w:id="757" w:author="Sofia Fernandez Lozano" w:date="2024-12-12T15:00:00Z" w16du:dateUtc="2024-12-12T21:00:00Z">
        <w:r w:rsidR="0078320C">
          <w:t>, was more pronounced in our pathological sample</w:t>
        </w:r>
      </w:ins>
      <w:ins w:id="758" w:author="Sofia Fernandez Lozano" w:date="2025-04-07T12:49:00Z" w16du:dateUtc="2025-04-07T16:49:00Z">
        <w:r w:rsidR="00333523">
          <w:t>, likely due to the greater variability introduced by both age-related and AD-related atrophy</w:t>
        </w:r>
      </w:ins>
      <w:ins w:id="759" w:author="Sofia Fernandez Lozano" w:date="2024-12-12T15:00:00Z" w16du:dateUtc="2024-12-12T21:00:00Z">
        <w:r w:rsidR="0078320C">
          <w:t xml:space="preserve">. </w:t>
        </w:r>
      </w:ins>
      <w:ins w:id="760" w:author="Sofia Fernandez Lozano" w:date="2025-04-07T12:49:00Z" w16du:dateUtc="2025-04-07T16:49:00Z">
        <w:r w:rsidR="00075939">
          <w:t xml:space="preserve">While all methods </w:t>
        </w:r>
      </w:ins>
      <w:ins w:id="761" w:author="Sofia Fernandez Lozano" w:date="2025-04-07T12:50:00Z" w16du:dateUtc="2025-04-07T16:50:00Z">
        <w:r w:rsidR="00075939">
          <w:t xml:space="preserve">tended to underestimate CSFvol on average, the extent of this bias was </w:t>
        </w:r>
        <w:r w:rsidR="004A3BD3">
          <w:t>particularly marked in MALF, especially for larger ventricular volumes. The</w:t>
        </w:r>
      </w:ins>
      <w:ins w:id="762" w:author="Sofia Fernandez Lozano" w:date="2025-04-07T12:51:00Z" w16du:dateUtc="2025-04-07T16:51:00Z">
        <w:r w:rsidR="006C500A">
          <w:t>se findings were consistent with the out-of-sample validation</w:t>
        </w:r>
      </w:ins>
      <w:ins w:id="763" w:author="Sofia Fernandez Lozano" w:date="2025-04-07T12:52:00Z" w16du:dateUtc="2025-04-07T16:52:00Z">
        <w:r w:rsidR="006C500A">
          <w:t xml:space="preserve">, where CNN showed tight limits of agreement </w:t>
        </w:r>
        <w:r w:rsidR="004539D3">
          <w:t>and minimal bias across all groups (Fig. S3)</w:t>
        </w:r>
        <w:r w:rsidR="00EA1037">
          <w:t xml:space="preserve">. </w:t>
        </w:r>
      </w:ins>
      <w:ins w:id="764" w:author="Sofia Fernandez Lozano" w:date="2025-04-07T12:53:00Z" w16du:dateUtc="2025-04-07T16:53:00Z">
        <w:r w:rsidR="00EA1037">
          <w:t>Importantly,</w:t>
        </w:r>
        <w:r w:rsidR="00877990">
          <w:t xml:space="preserve"> we found</w:t>
        </w:r>
      </w:ins>
      <w:ins w:id="765" w:author="Sofia Fernandez Lozano" w:date="2025-04-07T12:54:00Z" w16du:dateUtc="2025-04-07T16:54:00Z">
        <w:r w:rsidR="00877990">
          <w:t xml:space="preserve"> no significant differences in error magnitude</w:t>
        </w:r>
      </w:ins>
      <w:ins w:id="766" w:author="Sofia Fernandez Lozano" w:date="2025-04-07T12:55:00Z" w16du:dateUtc="2025-04-07T16:55:00Z">
        <w:r w:rsidR="00E72A53">
          <w:t xml:space="preserve">. </w:t>
        </w:r>
      </w:ins>
    </w:p>
    <w:p w14:paraId="75A4AF26" w14:textId="2148E022" w:rsidR="006D6639" w:rsidRPr="0078320C" w:rsidRDefault="00E72A53" w:rsidP="00586DCF">
      <w:pPr>
        <w:spacing w:line="360" w:lineRule="auto"/>
        <w:jc w:val="both"/>
        <w:rPr>
          <w:lang w:val="en-US"/>
          <w:rPrChange w:id="767" w:author="Sofia Fernandez Lozano" w:date="2024-12-12T15:02:00Z" w16du:dateUtc="2024-12-12T21:02:00Z">
            <w:rPr/>
          </w:rPrChange>
        </w:rPr>
      </w:pPr>
      <w:ins w:id="768" w:author="Sofia Fernandez Lozano" w:date="2025-04-07T12:55:00Z" w16du:dateUtc="2025-04-07T16:55:00Z">
        <w:r>
          <w:t xml:space="preserve">However, </w:t>
        </w:r>
      </w:ins>
      <w:ins w:id="769" w:author="Sofia Fernandez Lozano" w:date="2025-04-08T13:38:00Z" w16du:dateUtc="2025-04-08T17:38:00Z">
        <w:r w:rsidR="00715E44">
          <w:t>we did observe minor but statisticall</w:t>
        </w:r>
      </w:ins>
      <w:ins w:id="770" w:author="Sofia Fernandez Lozano" w:date="2025-04-08T14:03:00Z" w16du:dateUtc="2025-04-08T18:03:00Z">
        <w:r w:rsidR="00E00BEA">
          <w:t>y</w:t>
        </w:r>
      </w:ins>
      <w:ins w:id="771" w:author="Sofia Fernandez Lozano" w:date="2025-04-08T13:38:00Z" w16du:dateUtc="2025-04-08T17:38:00Z">
        <w:r w:rsidR="00715E44">
          <w:t xml:space="preserve"> significant laterality effects in segmentation performance. For MALF, right-sided </w:t>
        </w:r>
        <w:r w:rsidR="00B53242">
          <w:t xml:space="preserve">hippocampal segmentation showed higher Kappa and Sensitivity scores </w:t>
        </w:r>
      </w:ins>
      <w:ins w:id="772" w:author="Sofia Fernandez Lozano" w:date="2025-04-08T13:39:00Z" w16du:dateUtc="2025-04-08T17:39:00Z">
        <w:r w:rsidR="00B53242">
          <w:t>compared to the left. A similar right-dominant pattern was observed in the out-of-sample validation of CNN, again in Kappa and Sensitivity</w:t>
        </w:r>
      </w:ins>
      <w:ins w:id="773" w:author="Sofia Fernandez Lozano" w:date="2025-04-08T13:40:00Z" w16du:dateUtc="2025-04-08T17:40:00Z">
        <w:r w:rsidR="00731F1B">
          <w:t xml:space="preserve">; although this laterality effect was significant across the full sample, the group:side interaction was not, indicating that the effect was </w:t>
        </w:r>
        <w:r w:rsidR="00A47253">
          <w:t>not specific to any clinical subgroup, and thus, not attributable to pathological neurodegenerati</w:t>
        </w:r>
      </w:ins>
      <w:ins w:id="774" w:author="Sofia Fernandez Lozano" w:date="2025-04-08T13:41:00Z" w16du:dateUtc="2025-04-08T17:41:00Z">
        <w:r w:rsidR="00A47253">
          <w:t xml:space="preserve">on causes. </w:t>
        </w:r>
        <w:r w:rsidR="00802B4F">
          <w:t xml:space="preserve">Additionally, in the segmentation of the ventricular space, we found significant side defferences in Dice, Kappa, and Sensitivity for both NLPB and CNN, while MALF showed a significant side difference only in Dice. </w:t>
        </w:r>
      </w:ins>
      <w:ins w:id="775" w:author="Sofia Fernandez Lozano" w:date="2025-04-08T13:42:00Z" w16du:dateUtc="2025-04-08T17:42:00Z">
        <w:r w:rsidR="001D69AC">
          <w:t>Interestingly, th</w:t>
        </w:r>
      </w:ins>
      <w:ins w:id="776" w:author="Sofia Fernandez Lozano" w:date="2025-04-08T13:44:00Z" w16du:dateUtc="2025-04-08T17:44:00Z">
        <w:r w:rsidR="00E50224">
          <w:t>is laterality pattern was reversed for ventricular segmentation, where performance was consistently higher on the left side than the right. This may reflect anatomical or contrast differe</w:t>
        </w:r>
      </w:ins>
      <w:ins w:id="777" w:author="Sofia Fernandez Lozano" w:date="2025-04-08T13:45:00Z" w16du:dateUtc="2025-04-08T17:45:00Z">
        <w:r w:rsidR="00240C0E">
          <w:t>nces between hemispheres in aging and disease,</w:t>
        </w:r>
        <w:r w:rsidR="00F3137A">
          <w:t xml:space="preserve"> potentially du</w:t>
        </w:r>
      </w:ins>
      <w:ins w:id="778" w:author="Sofia Fernandez Lozano" w:date="2025-04-08T13:46:00Z" w16du:dateUtc="2025-04-08T17:46:00Z">
        <w:r w:rsidR="00F3137A">
          <w:t xml:space="preserve">e to asymmetries in ventricular enlargement or registration bias. </w:t>
        </w:r>
        <w:r w:rsidR="00605AAF">
          <w:t xml:space="preserve">These consistent laterality effects—especially in sensitivity-related metrics—suggest that segmentation accuracy may be asymmetrically affected by hemisphere, </w:t>
        </w:r>
        <w:r w:rsidR="00A651A3">
          <w:t>potentially due to anatomical or algorithmical</w:t>
        </w:r>
      </w:ins>
      <w:ins w:id="779" w:author="Sofia Fernandez Lozano" w:date="2025-04-08T13:47:00Z" w16du:dateUtc="2025-04-08T17:47:00Z">
        <w:r w:rsidR="00680AAB">
          <w:t xml:space="preserve"> biases, and warrant closer investigation in future work. </w:t>
        </w:r>
      </w:ins>
      <w:ins w:id="780" w:author="Sofia Fernandez Lozano" w:date="2025-04-07T12:57:00Z" w16du:dateUtc="2025-04-07T16:57:00Z">
        <w:r w:rsidR="00586DCF">
          <w:t xml:space="preserve">Together, these results emphasize </w:t>
        </w:r>
      </w:ins>
      <w:ins w:id="781" w:author="Sofia Fernandez Lozano" w:date="2024-12-12T15:00:00Z" w16du:dateUtc="2024-12-12T21:00:00Z">
        <w:r w:rsidR="0078320C">
          <w:t>the importance of selecting robust algorithms</w:t>
        </w:r>
      </w:ins>
      <w:ins w:id="782" w:author="Sofia Fernandez Lozano" w:date="2025-04-08T14:03:00Z" w16du:dateUtc="2025-04-08T18:03:00Z">
        <w:r w:rsidR="00E00BEA">
          <w:t xml:space="preserve">, </w:t>
        </w:r>
      </w:ins>
      <w:ins w:id="783" w:author="Sofia Fernandez Lozano" w:date="2025-04-07T12:58:00Z" w16du:dateUtc="2025-04-07T16:58:00Z">
        <w:r w:rsidR="001B39AD">
          <w:t>especially in clinical populations</w:t>
        </w:r>
      </w:ins>
      <w:ins w:id="784" w:author="Sofia Fernandez Lozano" w:date="2025-04-08T14:03:00Z" w16du:dateUtc="2025-04-08T18:03:00Z">
        <w:r w:rsidR="00E00BEA">
          <w:t xml:space="preserve">, </w:t>
        </w:r>
      </w:ins>
      <w:ins w:id="785" w:author="Sofia Fernandez Lozano" w:date="2024-12-12T15:00:00Z" w16du:dateUtc="2024-12-12T21:00:00Z">
        <w:r w:rsidR="0078320C">
          <w:t>and highlight our CNN-based method</w:t>
        </w:r>
      </w:ins>
      <w:ins w:id="786" w:author="Sofia Fernandez Lozano" w:date="2025-04-07T12:59:00Z" w16du:dateUtc="2025-04-07T16:59:00Z">
        <w:r w:rsidR="008E1AB8">
          <w:t xml:space="preserve"> ability to maintain accuracy and consistency </w:t>
        </w:r>
        <w:r w:rsidR="000F7521">
          <w:t>under conditions where other methods show systematic bias</w:t>
        </w:r>
      </w:ins>
      <w:ins w:id="787" w:author="Sofia Fernandez Lozano" w:date="2024-12-12T15:00:00Z" w16du:dateUtc="2024-12-12T21:00:00Z">
        <w:r w:rsidR="0078320C">
          <w:t>.</w:t>
        </w:r>
      </w:ins>
    </w:p>
    <w:p w14:paraId="49E03892" w14:textId="65122578" w:rsidR="006D6639" w:rsidRDefault="18EA812C" w:rsidP="00A23993">
      <w:pPr>
        <w:spacing w:line="360" w:lineRule="auto"/>
        <w:jc w:val="both"/>
      </w:pPr>
      <w:r w:rsidRPr="0B4994EC">
        <w:rPr>
          <w:lang w:val="en-US"/>
        </w:rPr>
        <w:t xml:space="preserve">When applied to the baseline data of ADNI, the CNN method demonstrated </w:t>
      </w:r>
      <w:r w:rsidR="2EF483C2" w:rsidRPr="0B4994EC">
        <w:rPr>
          <w:lang w:val="en-US"/>
        </w:rPr>
        <w:t>superior reliability</w:t>
      </w:r>
      <w:r w:rsidRPr="0B4994EC">
        <w:rPr>
          <w:lang w:val="en-US"/>
        </w:rPr>
        <w:t xml:space="preserve"> among</w:t>
      </w:r>
      <w:r w:rsidR="2EF483C2" w:rsidRPr="0B4994EC">
        <w:rPr>
          <w:lang w:val="en-US"/>
        </w:rPr>
        <w:t>st</w:t>
      </w:r>
      <w:r w:rsidRPr="0B4994EC">
        <w:rPr>
          <w:lang w:val="en-US"/>
        </w:rPr>
        <w:t xml:space="preserve"> all segmentation methods, </w:t>
      </w:r>
      <w:r w:rsidR="2EF483C2" w:rsidRPr="0B4994EC">
        <w:rPr>
          <w:lang w:val="en-US"/>
        </w:rPr>
        <w:t xml:space="preserve">with </w:t>
      </w:r>
      <w:r w:rsidRPr="0B4994EC">
        <w:rPr>
          <w:lang w:val="en-US"/>
        </w:rPr>
        <w:t xml:space="preserve">less than 0.2% </w:t>
      </w:r>
      <w:r w:rsidR="2EF483C2" w:rsidRPr="0B4994EC">
        <w:rPr>
          <w:lang w:val="en-US"/>
        </w:rPr>
        <w:t xml:space="preserve">failed </w:t>
      </w:r>
      <w:r w:rsidRPr="0B4994EC">
        <w:rPr>
          <w:lang w:val="en-US"/>
        </w:rPr>
        <w:t xml:space="preserve">segmentations. We found the earliest versions of FreeSurfer to be the least dependable method of our comparisons, given the absence of ~14% of the values for hippocampal volume reported by ADNI. It is important to note that </w:t>
      </w:r>
      <w:ins w:id="788" w:author="Sofia Fernandez Lozano" w:date="2024-12-12T14:52:00Z" w16du:dateUtc="2024-12-12T20:52:00Z">
        <w:r w:rsidR="0057241E">
          <w:t>the reported failure rates for these FreeSurfer versions (v.4.3 &amp; v.5.1) from the ADNI database were not explicitly attributed to segmentation pipeline failures but rather to unreported volumes. To address this, we utilized FreeSurfer v.6.0, which showed a lower</w:t>
        </w:r>
      </w:ins>
      <w:ins w:id="789" w:author="Sofia Fernandez Lozano" w:date="2024-12-12T14:54:00Z" w16du:dateUtc="2024-12-12T20:54:00Z">
        <w:r w:rsidR="0057241E">
          <w:t xml:space="preserve">, </w:t>
        </w:r>
      </w:ins>
      <w:ins w:id="790" w:author="Sofia Fernandez Lozano" w:date="2024-12-12T14:52:00Z" w16du:dateUtc="2024-12-12T20:52:00Z">
        <w:r w:rsidR="0057241E">
          <w:t>but comparable failure rate to other label-fusion methods.</w:t>
        </w:r>
      </w:ins>
      <w:del w:id="791" w:author="Sofia Fernandez Lozano" w:date="2024-12-12T14:52:00Z" w16du:dateUtc="2024-12-12T20:52:00Z">
        <w:r w:rsidRPr="0B4994EC" w:rsidDel="0057241E">
          <w:rPr>
            <w:lang w:val="en-US"/>
          </w:rPr>
          <w:delText>the assumption that all missing values are due to segmentation failure</w:delText>
        </w:r>
        <w:r w:rsidR="2EF483C2" w:rsidRPr="0B4994EC" w:rsidDel="0057241E">
          <w:rPr>
            <w:lang w:val="en-US"/>
          </w:rPr>
          <w:delText>s</w:delText>
        </w:r>
        <w:r w:rsidRPr="0B4994EC" w:rsidDel="0057241E">
          <w:rPr>
            <w:lang w:val="en-US"/>
          </w:rPr>
          <w:delText xml:space="preserve"> </w:delText>
        </w:r>
        <w:r w:rsidR="2EF483C2" w:rsidRPr="0B4994EC" w:rsidDel="0057241E">
          <w:rPr>
            <w:lang w:val="en-US"/>
          </w:rPr>
          <w:delText xml:space="preserve">may be </w:delText>
        </w:r>
        <w:r w:rsidRPr="0B4994EC" w:rsidDel="0057241E">
          <w:rPr>
            <w:lang w:val="en-US"/>
          </w:rPr>
          <w:delText>unfair.</w:delText>
        </w:r>
      </w:del>
      <w:r w:rsidRPr="0B4994EC">
        <w:rPr>
          <w:lang w:val="en-US"/>
        </w:rPr>
        <w:t xml:space="preserve"> </w:t>
      </w:r>
      <w:del w:id="792" w:author="Sofia Fernandez Lozano" w:date="2024-12-12T14:57:00Z" w16du:dateUtc="2024-12-12T20:57:00Z">
        <w:r w:rsidR="6B53CFD6" w:rsidRPr="0B4994EC" w:rsidDel="0057241E">
          <w:rPr>
            <w:lang w:val="en-US"/>
          </w:rPr>
          <w:delText xml:space="preserve">In addition, the FreeSurfer team likely uses QC criteria different than ours. </w:delText>
        </w:r>
      </w:del>
      <w:r w:rsidRPr="0B4994EC">
        <w:rPr>
          <w:lang w:val="en-US"/>
        </w:rPr>
        <w:t xml:space="preserve">Nonetheless, </w:t>
      </w:r>
      <w:del w:id="793" w:author="Sofia Fernandez Lozano" w:date="2024-12-12T14:57:00Z" w16du:dateUtc="2024-12-12T20:57:00Z">
        <w:r w:rsidRPr="0B4994EC" w:rsidDel="0057241E">
          <w:rPr>
            <w:lang w:val="en-US"/>
          </w:rPr>
          <w:delText>this assumed failure rate</w:delText>
        </w:r>
      </w:del>
      <w:ins w:id="794" w:author="Sofia Fernandez Lozano" w:date="2024-12-12T14:58:00Z" w16du:dateUtc="2024-12-12T20:58:00Z">
        <w:r w:rsidR="0057241E">
          <w:rPr>
            <w:lang w:val="en-US"/>
          </w:rPr>
          <w:t>these reliability results using the different FreeSurfer versions</w:t>
        </w:r>
      </w:ins>
      <w:del w:id="795" w:author="Sofia Fernandez Lozano" w:date="2024-12-12T14:58:00Z" w16du:dateUtc="2024-12-12T20:58:00Z">
        <w:r w:rsidRPr="0B4994EC" w:rsidDel="0057241E">
          <w:rPr>
            <w:lang w:val="en-US"/>
          </w:rPr>
          <w:delText xml:space="preserve"> would</w:delText>
        </w:r>
      </w:del>
      <w:r w:rsidRPr="0B4994EC">
        <w:rPr>
          <w:lang w:val="en-US"/>
        </w:rPr>
        <w:t xml:space="preserve"> align with a recent QC evaluation of the output </w:t>
      </w:r>
      <w:del w:id="796" w:author="Sofia Fernandez Lozano" w:date="2024-12-12T14:58:00Z" w16du:dateUtc="2024-12-12T20:58:00Z">
        <w:r w:rsidRPr="0B4994EC" w:rsidDel="0057241E">
          <w:rPr>
            <w:lang w:val="en-US"/>
          </w:rPr>
          <w:delText xml:space="preserve">of a more recent version </w:delText>
        </w:r>
      </w:del>
      <w:r w:rsidRPr="0B4994EC">
        <w:rPr>
          <w:lang w:val="en-US"/>
        </w:rPr>
        <w:t xml:space="preserve">of FreeSurfer </w:t>
      </w:r>
      <w:del w:id="797" w:author="Sofia Fernandez Lozano" w:date="2024-12-12T14:58:00Z" w16du:dateUtc="2024-12-12T20:58:00Z">
        <w:r w:rsidRPr="0B4994EC" w:rsidDel="0057241E">
          <w:rPr>
            <w:lang w:val="en-US"/>
          </w:rPr>
          <w:delText>(</w:delText>
        </w:r>
      </w:del>
      <w:r w:rsidRPr="0B4994EC">
        <w:rPr>
          <w:lang w:val="en-US"/>
        </w:rPr>
        <w:t>v6.0</w:t>
      </w:r>
      <w:del w:id="798" w:author="Sofia Fernandez Lozano" w:date="2024-12-12T14:58:00Z" w16du:dateUtc="2024-12-12T20:58:00Z">
        <w:r w:rsidRPr="0B4994EC" w:rsidDel="0057241E">
          <w:rPr>
            <w:lang w:val="en-US"/>
          </w:rPr>
          <w:delText>)</w:delText>
        </w:r>
      </w:del>
      <w:r w:rsidRPr="0B4994EC">
        <w:rPr>
          <w:lang w:val="en-US"/>
        </w:rPr>
        <w:t>, on which 5% of the segmentations were manually marked as failures and 20% were marked as having doubtful quality</w:t>
      </w:r>
      <w:r w:rsidR="00C56C27">
        <w:rPr>
          <w:lang w:val="en-US"/>
        </w:rPr>
        <w:t>.</w:t>
      </w:r>
      <w:r>
        <w:fldChar w:fldCharType="begin"/>
      </w:r>
      <w:ins w:id="799" w:author="Sofia Fernandez Lozano" w:date="2025-03-31T19:46:00Z" w16du:dateUtc="2025-03-31T23:46:00Z">
        <w:r w:rsidR="007D7047">
          <w:instrText xml:space="preserve"> ADDIN ZOTERO_ITEM CSL_CITATION {"citationID":"BELCM83C","properties":{"formattedCitation":"\\super 56\\nosupersub{}","plainCitation":"56","noteIndex":0},"citationItems":[{"id":298,"uris":["http://zotero.org/users/4196598/items/I7K9NAVG"],"itemData":{"id":298,"type":"article-journal","abstract":"Performing quality control to detect image artifacts and data-processing errors is crucial in structural magnetic resonance imaging, especially in developmental studies. Currently, many studies rely on visual inspection by trained raters for quality control. The subjectivity of these manual procedures lessens comparability between studies, and with growing study sizes quality control is increasingly time consuming. In addition, both inter-rater as well as intra-rater variability of manual quality control is high and may lead to inclusion of poor quality scans and exclusion of scans of usable quality. In the current study we present the Qoala-T tool, which is an easy and free to use supervised-learning model to reduce rater bias and misclassification in manual quality control procedures using FreeSurfer-processed scans. First, we manually rated quality of N = 784 FreeSurfer-processed T1-weighted scans acquired in three different waves in a longitudinal study. Different supervised-learning models were then compared to predict manual quality ratings using FreeSurfer segmented output data. Results show that the Qoala-T tool using random forests is able to predict scan quality with both high sensitivity and specificity (mean area under the curve (AUC) = 0.98). In addition, the Qoala-T tool was also able to adequately predict the quality of two novel unseen datasets (total N = 872). Finally, analyses of age effects showed that younger participants were more likely to have lower scan quality, underlining that scan quality might confound findings attributed to age effects. These outcomes indicate that this procedure could further help to reduce variability related to manual quality control, thereby benefiting the comparability of data quality between studies.","container-title":"NeuroImage","DOI":"10.1016/j.neuroimage.2019.01.014","ISSN":"1053-8119","journalAbbreviation":"NeuroImage","language":"en","page":"116-129","source":"ScienceDirect","title":"Qoala-T: A supervised-learning tool for quality control of FreeSurfer segmented MRI data","title-short":"Qoala-T","volume":"189","author":[{"family":"Klapwijk","given":"Eduard T."},{"family":"Kamp","given":"Ferdi","non-dropping-particle":"van de"},{"family":"Meulen","given":"Mara","non-dropping-particle":"van der"},{"family":"Peters","given":"Sabine"},{"family":"Wierenga","given":"Lara M."}],"issued":{"date-parts":[["2019",4,1]]}}}],"schema":"https://github.com/citation-style-language/schema/raw/master/csl-citation.json"} </w:instrText>
        </w:r>
      </w:ins>
      <w:del w:id="800" w:author="Sofia Fernandez Lozano" w:date="2024-12-12T15:01:00Z" w16du:dateUtc="2024-12-12T21:01:00Z">
        <w:r w:rsidR="0080169C" w:rsidDel="0078320C">
          <w:delInstrText xml:space="preserve"> ADDIN ZOTERO_ITEM CSL_CITATION {"citationID":"BELCM83C","properties":{"formattedCitation":"\\super 49\\nosupersub{}","plainCitation":"49","noteIndex":0},"citationItems":[{"id":298,"uris":["http://zotero.org/users/4196598/items/I7K9NAVG"],"itemData":{"id":298,"type":"article-journal","abstract":"Performing quality control to detect image artifacts and data-processing errors is crucial in structural magnetic resonance imaging, especially in developmental studies. Currently, many studies rely on visual inspection by trained raters for quality control. The subjectivity of these manual procedures lessens comparability between studies, and with growing study sizes quality control is increasingly time consuming. In addition, both inter-rater as well as intra-rater variability of manual quality control is high and may lead to inclusion of poor quality scans and exclusion of scans of usable quality. In the current study we present the Qoala-T tool, which is an easy and free to use supervised-learning model to reduce rater bias and misclassification in manual quality control procedures using FreeSurfer-processed scans. First, we manually rated quality of N = 784 FreeSurfer-processed T1-weighted scans acquired in three different waves in a longitudinal study. Different supervised-learning models were then compared to predict manual quality ratings using FreeSurfer segmented output data. Results show that the Qoala-T tool using random forests is able to predict scan quality with both high sensitivity and specificity (mean area under the curve (AUC) = 0.98). In addition, the Qoala-T tool was also able to adequately predict the quality of two novel unseen datasets (total N = 872). Finally, analyses of age effects showed that younger participants were more likely to have lower scan quality, underlining that scan quality might confound findings attributed to age effects. These outcomes indicate that this procedure could further help to reduce variability related to manual quality control, thereby benefiting the comparability of data quality between studies.","container-title":"NeuroImage","DOI":"10.1016/j.neuroimage.2019.01.014","ISSN":"1053-8119","journalAbbreviation":"NeuroImage","language":"en","page":"116-129","source":"ScienceDirect","title":"Qoala-T: A supervised-learning tool for quality control of FreeSurfer segmented MRI data","title-short":"Qoala-T","volume":"189","author":[{"family":"Klapwijk","given":"Eduard T."},{"family":"Kamp","given":"Ferdi","non-dropping-particle":"van de"},{"family":"Meulen","given":"Mara","non-dropping-particle":"van der"},{"family":"Peters","given":"Sabine"},{"family":"Wierenga","given":"Lara M."}],"issued":{"date-parts":[["2019",4,1]]}}}],"schema":"https://github.com/citation-style-language/schema/raw/master/csl-citation.json"} </w:delInstrText>
        </w:r>
      </w:del>
      <w:r>
        <w:fldChar w:fldCharType="separate"/>
      </w:r>
      <w:ins w:id="801" w:author="Sofia Fernandez Lozano" w:date="2025-03-31T19:46:00Z" w16du:dateUtc="2025-03-31T23:46:00Z">
        <w:r w:rsidR="007D7047" w:rsidRPr="007D7047">
          <w:rPr>
            <w:vertAlign w:val="superscript"/>
          </w:rPr>
          <w:t>56</w:t>
        </w:r>
      </w:ins>
      <w:del w:id="802" w:author="Sofia Fernandez Lozano" w:date="2024-12-12T17:41:00Z" w16du:dateUtc="2024-12-12T23:41:00Z">
        <w:r w:rsidR="0080169C" w:rsidRPr="00795ED5" w:rsidDel="00D937EE">
          <w:rPr>
            <w:vertAlign w:val="superscript"/>
          </w:rPr>
          <w:delText>49</w:delText>
        </w:r>
      </w:del>
      <w:r>
        <w:fldChar w:fldCharType="end"/>
      </w:r>
      <w:r w:rsidRPr="0B4994EC">
        <w:rPr>
          <w:lang w:val="en-US"/>
        </w:rPr>
        <w:t xml:space="preserve"> </w:t>
      </w:r>
      <w:ins w:id="803" w:author="Sofia Fernandez Lozano" w:date="2024-12-12T14:59:00Z" w16du:dateUtc="2024-12-12T20:59:00Z">
        <w:r w:rsidR="0078320C">
          <w:t>However, we acknowledge that FreeSurfer v.6.0, released in 2017, predates the incorporation of deep learning methodologies. Newer versions may show improved reliability, which should be explored in future studies.</w:t>
        </w:r>
      </w:ins>
      <w:del w:id="804" w:author="Sofia Fernandez Lozano" w:date="2024-12-12T14:59:00Z" w16du:dateUtc="2024-12-12T20:59:00Z">
        <w:r w:rsidRPr="0B4994EC" w:rsidDel="0078320C">
          <w:rPr>
            <w:lang w:val="en-US"/>
          </w:rPr>
          <w:delText>Notably, in our own use</w:delText>
        </w:r>
        <w:r w:rsidR="0567938D" w:rsidRPr="0B4994EC" w:rsidDel="0078320C">
          <w:rPr>
            <w:lang w:val="en-US"/>
          </w:rPr>
          <w:delText>,</w:delText>
        </w:r>
        <w:r w:rsidR="130B6390" w:rsidRPr="0B4994EC" w:rsidDel="0078320C">
          <w:rPr>
            <w:lang w:val="en-US"/>
          </w:rPr>
          <w:delText xml:space="preserve"> </w:delText>
        </w:r>
        <w:r w:rsidRPr="0B4994EC" w:rsidDel="0078320C">
          <w:rPr>
            <w:lang w:val="en-US"/>
          </w:rPr>
          <w:delText>FreeSurfer</w:delText>
        </w:r>
        <w:r w:rsidR="168E90BE" w:rsidRPr="0B4994EC" w:rsidDel="0078320C">
          <w:rPr>
            <w:lang w:val="en-US"/>
          </w:rPr>
          <w:delText xml:space="preserve"> v6.0</w:delText>
        </w:r>
        <w:r w:rsidRPr="0B4994EC" w:rsidDel="0078320C">
          <w:rPr>
            <w:lang w:val="en-US"/>
          </w:rPr>
          <w:delText xml:space="preserve"> had a comparable failure rate to the other label-fusion based methods.</w:delText>
        </w:r>
      </w:del>
    </w:p>
    <w:p w14:paraId="39E704F1" w14:textId="4F81D0B7" w:rsidR="006D6639" w:rsidRDefault="18EA812C" w:rsidP="00A23993">
      <w:pPr>
        <w:spacing w:line="360" w:lineRule="auto"/>
        <w:jc w:val="both"/>
      </w:pPr>
      <w:r w:rsidRPr="0B4994EC">
        <w:rPr>
          <w:lang w:val="en-US"/>
        </w:rPr>
        <w:t xml:space="preserve">Despite </w:t>
      </w:r>
      <w:r w:rsidR="23921EA4" w:rsidRPr="0B4994EC">
        <w:rPr>
          <w:lang w:val="en-US"/>
        </w:rPr>
        <w:t xml:space="preserve">expected improved </w:t>
      </w:r>
      <w:r w:rsidRPr="0B4994EC">
        <w:rPr>
          <w:lang w:val="en-US"/>
        </w:rPr>
        <w:t xml:space="preserve">results from </w:t>
      </w:r>
      <w:r w:rsidR="23921EA4" w:rsidRPr="0B4994EC">
        <w:rPr>
          <w:lang w:val="en-US"/>
        </w:rPr>
        <w:t xml:space="preserve">the </w:t>
      </w:r>
      <w:r w:rsidRPr="0B4994EC">
        <w:rPr>
          <w:lang w:val="en-US"/>
        </w:rPr>
        <w:t>updated release</w:t>
      </w:r>
      <w:r w:rsidR="213B4053" w:rsidRPr="0B4994EC">
        <w:rPr>
          <w:lang w:val="en-US"/>
        </w:rPr>
        <w:t xml:space="preserve"> of FreeSurfer</w:t>
      </w:r>
      <w:r w:rsidRPr="0B4994EC">
        <w:rPr>
          <w:lang w:val="en-US"/>
        </w:rPr>
        <w:t xml:space="preserve">, the hippocampal segmentations were not drastically different </w:t>
      </w:r>
      <w:r w:rsidR="213B4053" w:rsidRPr="0B4994EC">
        <w:rPr>
          <w:lang w:val="en-US"/>
        </w:rPr>
        <w:t xml:space="preserve">as </w:t>
      </w:r>
      <w:r w:rsidR="104009EF" w:rsidRPr="0B4994EC">
        <w:rPr>
          <w:lang w:val="en-US"/>
        </w:rPr>
        <w:t xml:space="preserve">our implementation </w:t>
      </w:r>
      <w:r w:rsidR="62334100" w:rsidRPr="0B4994EC">
        <w:rPr>
          <w:lang w:val="en-US"/>
        </w:rPr>
        <w:t xml:space="preserve">of v6.0 </w:t>
      </w:r>
      <w:r w:rsidR="213B4053" w:rsidRPr="0B4994EC">
        <w:rPr>
          <w:lang w:val="en-US"/>
        </w:rPr>
        <w:t xml:space="preserve">yielded segmentations that were highly correlated </w:t>
      </w:r>
      <w:r w:rsidR="6E44DC08" w:rsidRPr="0B4994EC">
        <w:rPr>
          <w:lang w:val="en-US"/>
        </w:rPr>
        <w:t xml:space="preserve">to the </w:t>
      </w:r>
      <w:r w:rsidR="59E9F14A" w:rsidRPr="0B4994EC">
        <w:rPr>
          <w:lang w:val="en-US"/>
        </w:rPr>
        <w:t xml:space="preserve">UCSF </w:t>
      </w:r>
      <w:r w:rsidR="6E44DC08" w:rsidRPr="0B4994EC">
        <w:rPr>
          <w:lang w:val="en-US"/>
        </w:rPr>
        <w:t>volumes reported by ADNI</w:t>
      </w:r>
      <w:r w:rsidRPr="0B4994EC">
        <w:rPr>
          <w:lang w:val="en-US"/>
        </w:rPr>
        <w:t xml:space="preserve">. For both versions, FreeSurfer tended to yield higher HCvol values compared to the </w:t>
      </w:r>
      <w:r w:rsidR="213B4053" w:rsidRPr="0B4994EC">
        <w:rPr>
          <w:lang w:val="en-US"/>
        </w:rPr>
        <w:t xml:space="preserve">three </w:t>
      </w:r>
      <w:r w:rsidRPr="0B4994EC">
        <w:rPr>
          <w:lang w:val="en-US"/>
        </w:rPr>
        <w:t>other methods</w:t>
      </w:r>
      <w:r w:rsidR="213B4053" w:rsidRPr="0B4994EC">
        <w:rPr>
          <w:lang w:val="en-US"/>
        </w:rPr>
        <w:t xml:space="preserve"> evaluated</w:t>
      </w:r>
      <w:r w:rsidRPr="0B4994EC">
        <w:rPr>
          <w:lang w:val="en-US"/>
        </w:rPr>
        <w:t xml:space="preserve">. This difference is not surprising. First, the training library used for FreeSurfer was not the same as </w:t>
      </w:r>
      <w:r w:rsidR="23921EA4" w:rsidRPr="0B4994EC">
        <w:rPr>
          <w:lang w:val="en-US"/>
        </w:rPr>
        <w:t>that of the template library of Schoemaker</w:t>
      </w:r>
      <w:r w:rsidR="00691524">
        <w:fldChar w:fldCharType="begin"/>
      </w:r>
      <w:ins w:id="805" w:author="Sofia Fernandez Lozano" w:date="2025-03-12T20:59:00Z" w16du:dateUtc="2025-03-13T00:59:00Z">
        <w:r w:rsidR="00E73407">
          <w:instrText xml:space="preserve"> ADDIN ZOTERO_ITEM CSL_CITATION {"citationID":"SjVf5huO","properties":{"formattedCitation":"\\super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806" w:author="Sofia Fernandez Lozano" w:date="2024-12-12T15:01:00Z" w16du:dateUtc="2024-12-12T21:01:00Z">
        <w:r w:rsidR="00691524" w:rsidDel="0078320C">
          <w:del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rsidR="00691524">
        <w:fldChar w:fldCharType="separate"/>
      </w:r>
      <w:r w:rsidR="00691524" w:rsidRPr="0080169C">
        <w:rPr>
          <w:vertAlign w:val="superscript"/>
        </w:rPr>
        <w:t>16</w:t>
      </w:r>
      <w:r w:rsidR="00691524">
        <w:fldChar w:fldCharType="end"/>
      </w:r>
      <w:r w:rsidRPr="0B4994EC">
        <w:rPr>
          <w:lang w:val="en-US"/>
        </w:rPr>
        <w:t xml:space="preserve"> used in our training</w:t>
      </w:r>
      <w:r w:rsidR="213B4053" w:rsidRPr="0B4994EC">
        <w:rPr>
          <w:lang w:val="en-US"/>
        </w:rPr>
        <w:t>. Second, the</w:t>
      </w:r>
      <w:r w:rsidRPr="0B4994EC">
        <w:rPr>
          <w:lang w:val="en-US"/>
        </w:rPr>
        <w:t xml:space="preserve"> underlying anatomical definition of the </w:t>
      </w:r>
      <w:r w:rsidR="213B4053" w:rsidRPr="0B4994EC">
        <w:rPr>
          <w:lang w:val="en-US"/>
        </w:rPr>
        <w:t>hippocampus is different between FreeSurfer and the labels of Schoemaker</w:t>
      </w:r>
      <w:r w:rsidR="00691524">
        <w:rPr>
          <w:lang w:val="en-US"/>
        </w:rPr>
        <w:t>.</w:t>
      </w:r>
      <w:r w:rsidR="00691524">
        <w:fldChar w:fldCharType="begin"/>
      </w:r>
      <w:ins w:id="807" w:author="Sofia Fernandez Lozano" w:date="2025-03-12T20:58:00Z" w16du:dateUtc="2025-03-13T00:58:00Z">
        <w:r w:rsidR="00E73407">
          <w:instrText xml:space="preserve"> ADDIN ZOTERO_ITEM CSL_CITATION {"citationID":"7Epmoyfd","properties":{"formattedCitation":"\\super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808" w:author="Sofia Fernandez Lozano" w:date="2024-12-12T15:01:00Z" w16du:dateUtc="2024-12-12T21:01:00Z">
        <w:r w:rsidR="00691524" w:rsidDel="0078320C">
          <w:del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rsidR="00691524">
        <w:fldChar w:fldCharType="separate"/>
      </w:r>
      <w:r w:rsidR="00691524" w:rsidRPr="0080169C">
        <w:rPr>
          <w:vertAlign w:val="superscript"/>
        </w:rPr>
        <w:t>16</w:t>
      </w:r>
      <w:r w:rsidR="00691524">
        <w:fldChar w:fldCharType="end"/>
      </w:r>
      <w:r w:rsidRPr="0B4994EC">
        <w:rPr>
          <w:lang w:val="en-US"/>
        </w:rPr>
        <w:t xml:space="preserve"> Additionally, the tendency of FreeSurfer to over</w:t>
      </w:r>
      <w:r w:rsidR="23921EA4" w:rsidRPr="0B4994EC">
        <w:rPr>
          <w:lang w:val="en-US"/>
        </w:rPr>
        <w:t xml:space="preserve"> </w:t>
      </w:r>
      <w:r w:rsidRPr="0B4994EC">
        <w:rPr>
          <w:lang w:val="en-US"/>
        </w:rPr>
        <w:t>segment larger hippocampus has already been noted in the literature</w:t>
      </w:r>
      <w:r w:rsidR="00691524">
        <w:rPr>
          <w:lang w:val="en-US"/>
        </w:rPr>
        <w:t>.</w:t>
      </w:r>
      <w:r>
        <w:fldChar w:fldCharType="begin"/>
      </w:r>
      <w:ins w:id="809" w:author="Sofia Fernandez Lozano" w:date="2025-03-31T19:46:00Z" w16du:dateUtc="2025-03-31T23:46:00Z">
        <w:r w:rsidR="007D7047">
          <w:instrText xml:space="preserve"> ADDIN ZOTERO_ITEM CSL_CITATION {"citationID":"D6ODyyUt","properties":{"formattedCitation":"\\super 15,57\\nosupersub{}","plainCitation":"15,57","noteIndex":0},"citationItems":[{"id":501,"uris":["http://zotero.org/users/4196598/items/GACYHA3M"],"itemData":{"id":501,"type":"article-journal","abstract":"Introduction\nAdvances in image segmentation of magnetic resonance images (MRI) have demonstrated that multi-atlas approaches improve segmentation over regular atlas-based approaches. These approaches often rely on a large number of manually segmented atlases (e.g. 30–80) that take significant time and expertise to produce. We present an algorithm, MAGeT-Brain (Multiple Automatically Generated Templates), for the automatic segmentation of the hippocampus that minimises the number of atlases needed whilst still achieving similar agreement to multi-atlas approaches. Thus, our method acts as a reliable multi-atlas approach when using special or hard-to-define atlases that are laborious to construct.\nMethod\nMAGeT-Brain works by propagating atlas segmentations to a template library, formed from a subset of target images, via transformations estimated by nonlinear image registration. The resulting segmentations are then propagated to each target image and fused using a label fusion method. We conduct two separate Monte Carlo cross-validation experiments comparing MAGeT-Brain and basic multi-atlas whole hippocampal segmentation using differing atlas and template library sizes, and registration and label fusion methods. The first experiment is a 10-fold validation (per parameter setting) over 60 subjects taken from the Alzheimer's Disease Neuroimaging Database (ADNI), and the second is a five-fold validation over 81 subjects having had a first episode of psychosis. In both cases, automated segmentations are compared with manual segmentations following the Pruessner-protocol. Using the best settings found from these experiments, we segment 246 images of the ADNI1:Complete 1Yr 1.5T dataset and compare these with segmentations from existing automated and semi-automated methods: FSL FIRST, FreeSurfer, MAPER, and SNT. Finally, we conduct a leave-one-out cross-validation of hippocampal subfield segmentation in standard 3T T1-weighted images, using five high-resolution manually segmented atlases (Winterburn et al., 2013).\nResults\nIn the ADNI cross-validation, using 9 atlases MAGeT-Brain achieves a mean Dice's Similarity Coefficient (DSC) score of 0.869 with respect to manual whole hippocampus segmentations, and also exhibits significantly lower variability in DSC scores than multi-atlas segmentation. In the younger, psychosis dataset, MAGeT-Brain achieves a mean DSC score of 0.892 and produces volumes which agree with manual segmentation volumes better than those produced by the FreeSurfer and FSL FIRST methods (mean difference in volume: 80mm3, 1600mm3, and 800mm3, respectively). Similarly, in the ADNI1:Complete 1Yr 1.5T dataset, MAGeT-Brain produces hippocampal segmentations well correlated (r&gt;0.85) with SNT semi-automated reference volumes within disease categories, and shows a conservative bias and a mean difference in volume of 250mm3 across the entire dataset, compared with FreeSurfer and FSL FIRST which both overestimate volume differences by 2600mm3 and 2800mm3 on average, respectively. Finally, MAGeT-Brain segments the CA1, CA4/DG and subiculum subfields on standard 3T T1-weighted resolution images with DSC overlap scores of 0.56, 0.65, and 0.58, respectively, relative to manual segmentations.\nConclusion\nWe demonstrate that MAGeT-Brain produces consistent whole hippocampal segmentations using only 9 atlases, or fewer, with various hippocampal definitions, disease populations, and image acquisition types. Additionally, we show that MAGeT-Brain identifies hippocampal subfields in standard 3T T1-weighted images with overlap scores comparable to competing methods.","container-title":"NeuroImage","DOI":"10.1016/j.neuroimage.2014.04.054","ISSN":"1053-8119","journalAbbreviation":"NeuroImage","language":"en","page":"494-512","source":"ScienceDirect","title":"Multi-atlas segmentation of the whole hippocampus and subfields using multiple automatically generated templates","volume":"101","author":[{"family":"Pipitone","given":"Jon"},{"family":"Park","given":"Min Tae M."},{"family":"Winterburn","given":"Julie"},{"family":"Lett","given":"Tristram A."},{"family":"Lerch","given":"Jason P."},{"family":"Pruessner","given":"Jens C."},{"family":"Lepage","given":"Martin"},{"family":"Voineskos","given":"Aristotle N."},{"family":"Chakravarty","given":"M. Mallar"}],"issued":{"date-parts":[["2014",11,1]]}}},{"id":390,"uris":["http://zotero.org/users/4196598/items/HJF294UY"],"itemData":{"id":390,"type":"article-journal","abstract":"The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ins>
      <w:del w:id="810" w:author="Sofia Fernandez Lozano" w:date="2024-12-12T15:01:00Z" w16du:dateUtc="2024-12-12T21:01:00Z">
        <w:r w:rsidR="0080169C" w:rsidDel="0078320C">
          <w:delInstrText xml:space="preserve"> ADDIN ZOTERO_ITEM CSL_CITATION {"citationID":"D6ODyyUt","properties":{"formattedCitation":"\\super 15,50\\nosupersub{}","plainCitation":"15,50","noteIndex":0},"citationItems":[{"id":501,"uris":["http://zotero.org/users/4196598/items/GACYHA3M"],"itemData":{"id":501,"type":"article-journal","abstract":"Introduction\nAdvances in image segmentation of magnetic resonance images (MRI) have demonstrated that multi-atlas approaches improve segmentation over regular atlas-based approaches. These approaches often rely on a large number of manually segmented atlases (e.g. 30–80) that take significant time and expertise to produce. We present an algorithm, MAGeT-Brain (Multiple Automatically Generated Templates), for the automatic segmentation of the hippocampus that minimises the number of atlases needed whilst still achieving similar agreement to multi-atlas approaches. Thus, our method acts as a reliable multi-atlas approach when using special or hard-to-define atlases that are laborious to construct.\nMethod\nMAGeT-Brain works by propagating atlas segmentations to a template library, formed from a subset of target images, via transformations estimated by nonlinear image registration. The resulting segmentations are then propagated to each target image and fused using a label fusion method. We conduct two separate Monte Carlo cross-validation experiments comparing MAGeT-Brain and basic multi-atlas whole hippocampal segmentation using differing atlas and template library sizes, and registration and label fusion methods. The first experiment is a 10-fold validation (per parameter setting) over 60 subjects taken from the Alzheimer's Disease Neuroimaging Database (ADNI), and the second is a five-fold validation over 81 subjects having had a first episode of psychosis. In both cases, automated segmentations are compared with manual segmentations following the Pruessner-protocol. Using the best settings found from these experiments, we segment 246 images of the ADNI1:Complete 1Yr 1.5T dataset and compare these with segmentations from existing automated and semi-automated methods: FSL FIRST, FreeSurfer, MAPER, and SNT. Finally, we conduct a leave-one-out cross-validation of hippocampal subfield segmentation in standard 3T T1-weighted images, using five high-resolution manually segmented atlases (Winterburn et al., 2013).\nResults\nIn the ADNI cross-validation, using 9 atlases MAGeT-Brain achieves a mean Dice's Similarity Coefficient (DSC) score of 0.869 with respect to manual whole hippocampus segmentations, and also exhibits significantly lower variability in DSC scores than multi-atlas segmentation. In the younger, psychosis dataset, MAGeT-Brain achieves a mean DSC score of 0.892 and produces volumes which agree with manual segmentation volumes better than those produced by the FreeSurfer and FSL FIRST methods (mean difference in volume: 80mm3, 1600mm3, and 800mm3, respectively). Similarly, in the ADNI1:Complete 1Yr 1.5T dataset, MAGeT-Brain produces hippocampal segmentations well correlated (r&gt;0.85) with SNT semi-automated reference volumes within disease categories, and shows a conservative bias and a mean difference in volume of 250mm3 across the entire dataset, compared with FreeSurfer and FSL FIRST which both overestimate volume differences by 2600mm3 and 2800mm3 on average, respectively. Finally, MAGeT-Brain segments the CA1, CA4/DG and subiculum subfields on standard 3T T1-weighted resolution images with DSC overlap scores of 0.56, 0.65, and 0.58, respectively, relative to manual segmentations.\nConclusion\nWe demonstrate that MAGeT-Brain produces consistent whole hippocampal segmentations using only 9 atlases, or fewer, with various hippocampal definitions, disease populations, and image acquisition types. Additionally, we show that MAGeT-Brain identifies hippocampal subfields in standard 3T T1-weighted images with overlap scores comparable to competing methods.","container-title":"NeuroImage","DOI":"10.1016/j.neuroimage.2014.04.054","ISSN":"1053-8119","journalAbbreviation":"NeuroImage","language":"en","page":"494-512","source":"ScienceDirect","title":"Multi-atlas segmentation of the whole hippocampus and subfields using multiple automatically generated templates","volume":"101","author":[{"family":"Pipitone","given":"Jon"},{"family":"Park","given":"Min Tae M."},{"family":"Winterburn","given":"Julie"},{"family":"Lett","given":"Tristram A."},{"family":"Lerch","given":"Jason P."},{"family":"Pruessner","given":"Jens C."},{"family":"Lepage","given":"Martin"},{"family":"Voineskos","given":"Aristotle N."},{"family":"Chakravarty","given":"M. Mallar"}],"issued":{"date-parts":[["2014",11,1]]}}},{"id":390,"uris":["http://zotero.org/users/4196598/items/HJF294UY"],"itemData":{"id":390,"type":"article-journal","abstract":"The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delInstrText>
        </w:r>
      </w:del>
      <w:r>
        <w:fldChar w:fldCharType="separate"/>
      </w:r>
      <w:ins w:id="811" w:author="Sofia Fernandez Lozano" w:date="2025-03-31T19:46:00Z" w16du:dateUtc="2025-03-31T23:46:00Z">
        <w:r w:rsidR="007D7047" w:rsidRPr="007D7047">
          <w:rPr>
            <w:vertAlign w:val="superscript"/>
          </w:rPr>
          <w:t>15,57</w:t>
        </w:r>
      </w:ins>
      <w:del w:id="812" w:author="Sofia Fernandez Lozano" w:date="2024-12-12T17:41:00Z" w16du:dateUtc="2024-12-12T23:41:00Z">
        <w:r w:rsidR="0080169C" w:rsidRPr="00795ED5" w:rsidDel="00D937EE">
          <w:rPr>
            <w:vertAlign w:val="superscript"/>
          </w:rPr>
          <w:delText>15,50</w:delText>
        </w:r>
      </w:del>
      <w:r>
        <w:fldChar w:fldCharType="end"/>
      </w:r>
      <w:r w:rsidRPr="0B4994EC">
        <w:rPr>
          <w:lang w:val="en-US"/>
        </w:rPr>
        <w:t xml:space="preserve"> </w:t>
      </w:r>
    </w:p>
    <w:p w14:paraId="6EB56B76" w14:textId="49EC53C1" w:rsidR="006D6639" w:rsidRPr="006000A2" w:rsidRDefault="0066025B" w:rsidP="00A23993">
      <w:pPr>
        <w:spacing w:line="360" w:lineRule="auto"/>
        <w:jc w:val="both"/>
        <w:rPr>
          <w:lang w:val="en-US"/>
          <w:rPrChange w:id="813" w:author="Sofia Fernandez Lozano" w:date="2025-04-07T13:12:00Z" w16du:dateUtc="2025-04-07T17:12:00Z">
            <w:rPr/>
          </w:rPrChange>
        </w:rPr>
      </w:pPr>
      <w:r w:rsidRPr="0B4994EC">
        <w:rPr>
          <w:lang w:val="en-US"/>
        </w:rPr>
        <w:t>Regardless of this over</w:t>
      </w:r>
      <w:r w:rsidR="003D5E8B" w:rsidRPr="0B4994EC">
        <w:rPr>
          <w:lang w:val="en-US"/>
        </w:rPr>
        <w:t xml:space="preserve"> </w:t>
      </w:r>
      <w:r w:rsidRPr="0B4994EC">
        <w:rPr>
          <w:lang w:val="en-US"/>
        </w:rPr>
        <w:t xml:space="preserve">segmentation of HC from FreeSurfer, its volumetric measurements were highly correlated to those obtained from </w:t>
      </w:r>
      <w:r w:rsidR="003D5E8B" w:rsidRPr="0B4994EC">
        <w:rPr>
          <w:lang w:val="en-US"/>
        </w:rPr>
        <w:t xml:space="preserve">the </w:t>
      </w:r>
      <w:r w:rsidRPr="0B4994EC">
        <w:rPr>
          <w:lang w:val="en-US"/>
        </w:rPr>
        <w:t xml:space="preserve">CNN </w:t>
      </w:r>
      <w:r w:rsidR="003D5E8B" w:rsidRPr="0B4994EC">
        <w:rPr>
          <w:lang w:val="en-US"/>
        </w:rPr>
        <w:t xml:space="preserve">method </w:t>
      </w:r>
      <w:r w:rsidRPr="0B4994EC">
        <w:rPr>
          <w:lang w:val="en-US"/>
        </w:rPr>
        <w:t xml:space="preserve">and, to a slightly lesser extent, from the NLPB method. These three methods also had larger effect sizes between healthy and </w:t>
      </w:r>
      <w:r w:rsidR="003D5E8B" w:rsidRPr="0B4994EC">
        <w:rPr>
          <w:lang w:val="en-US"/>
        </w:rPr>
        <w:t xml:space="preserve">AD </w:t>
      </w:r>
      <w:r w:rsidRPr="0B4994EC">
        <w:rPr>
          <w:lang w:val="en-US"/>
        </w:rPr>
        <w:t xml:space="preserve">cohorts that were comparable to each other and significantly different to the medium effect size obtained from the underperforming MALF. </w:t>
      </w:r>
      <w:ins w:id="814" w:author="Sofia Fernandez Lozano" w:date="2025-04-07T13:11:00Z" w16du:dateUtc="2025-04-07T17:11:00Z">
        <w:r w:rsidR="00CA292A">
          <w:rPr>
            <w:lang w:val="en-US"/>
          </w:rPr>
          <w:t>The similarity</w:t>
        </w:r>
      </w:ins>
      <w:ins w:id="815" w:author="Sofia Fernandez Lozano" w:date="2025-04-07T13:12:00Z" w16du:dateUtc="2025-04-07T17:12:00Z">
        <w:r w:rsidR="00CA292A">
          <w:rPr>
            <w:lang w:val="en-US"/>
          </w:rPr>
          <w:t xml:space="preserve"> between our CNN and FreeSurfer’s calculation of HVR was</w:t>
        </w:r>
      </w:ins>
      <w:ins w:id="816" w:author="Sofia Fernandez Lozano" w:date="2025-04-07T13:11:00Z" w16du:dateUtc="2025-04-07T17:11:00Z">
        <w:r w:rsidR="00CA292A">
          <w:rPr>
            <w:lang w:val="en-US"/>
          </w:rPr>
          <w:t xml:space="preserve"> further supported by cross-method </w:t>
        </w:r>
      </w:ins>
      <w:ins w:id="817" w:author="Sofia Fernandez Lozano" w:date="2025-04-07T13:12:00Z" w16du:dateUtc="2025-04-07T17:12:00Z">
        <w:r w:rsidR="006000A2">
          <w:rPr>
            <w:lang w:val="en-US"/>
          </w:rPr>
          <w:t xml:space="preserve">permutation-based </w:t>
        </w:r>
      </w:ins>
      <w:ins w:id="818" w:author="Sofia Fernandez Lozano" w:date="2025-04-07T13:11:00Z" w16du:dateUtc="2025-04-07T17:11:00Z">
        <w:r w:rsidR="00CA292A">
          <w:rPr>
            <w:lang w:val="en-US"/>
          </w:rPr>
          <w:t>comparison</w:t>
        </w:r>
      </w:ins>
      <w:ins w:id="819" w:author="Sofia Fernandez Lozano" w:date="2025-04-07T13:13:00Z" w16du:dateUtc="2025-04-07T17:13:00Z">
        <w:r w:rsidR="007D7B42">
          <w:rPr>
            <w:lang w:val="en-US"/>
          </w:rPr>
          <w:t xml:space="preserve">, </w:t>
        </w:r>
      </w:ins>
      <w:ins w:id="820" w:author="Sofia Fernandez Lozano" w:date="2025-04-07T13:11:00Z" w16du:dateUtc="2025-04-07T17:11:00Z">
        <w:r w:rsidR="00CA292A">
          <w:rPr>
            <w:lang w:val="en-US"/>
          </w:rPr>
          <w:t xml:space="preserve">which found no significant difference </w:t>
        </w:r>
      </w:ins>
      <w:ins w:id="821" w:author="Sofia Fernandez Lozano" w:date="2025-04-07T13:13:00Z" w16du:dateUtc="2025-04-07T17:13:00Z">
        <w:r w:rsidR="007D7B42">
          <w:rPr>
            <w:lang w:val="en-US"/>
          </w:rPr>
          <w:t>in</w:t>
        </w:r>
      </w:ins>
      <w:ins w:id="822" w:author="Sofia Fernandez Lozano" w:date="2025-04-07T13:11:00Z" w16du:dateUtc="2025-04-07T17:11:00Z">
        <w:r w:rsidR="00CA292A">
          <w:rPr>
            <w:lang w:val="en-US"/>
          </w:rPr>
          <w:t xml:space="preserve"> their </w:t>
        </w:r>
      </w:ins>
      <w:ins w:id="823" w:author="Sofia Fernandez Lozano" w:date="2025-04-07T13:13:00Z" w16du:dateUtc="2025-04-07T17:13:00Z">
        <w:r w:rsidR="007D7B42">
          <w:rPr>
            <w:lang w:val="en-US"/>
          </w:rPr>
          <w:t xml:space="preserve">associations </w:t>
        </w:r>
      </w:ins>
      <w:ins w:id="824" w:author="Sofia Fernandez Lozano" w:date="2025-04-07T13:11:00Z" w16du:dateUtc="2025-04-07T17:11:00Z">
        <w:r w:rsidR="00CA292A">
          <w:rPr>
            <w:lang w:val="en-US"/>
          </w:rPr>
          <w:t>with age, memory or</w:t>
        </w:r>
      </w:ins>
      <w:ins w:id="825" w:author="Sofia Fernandez Lozano" w:date="2025-04-07T13:13:00Z" w16du:dateUtc="2025-04-07T17:13:00Z">
        <w:r w:rsidR="007D7B42">
          <w:rPr>
            <w:lang w:val="en-US"/>
          </w:rPr>
          <w:t xml:space="preserve"> global</w:t>
        </w:r>
      </w:ins>
      <w:ins w:id="826" w:author="Sofia Fernandez Lozano" w:date="2025-04-07T13:11:00Z" w16du:dateUtc="2025-04-07T17:11:00Z">
        <w:r w:rsidR="00CA292A">
          <w:rPr>
            <w:lang w:val="en-US"/>
          </w:rPr>
          <w:t xml:space="preserve"> cognition (Fig. S8).</w:t>
        </w:r>
      </w:ins>
    </w:p>
    <w:p w14:paraId="771BA9CB" w14:textId="2775BD06" w:rsidR="00A2500E" w:rsidRDefault="18EA812C" w:rsidP="00A23993">
      <w:pPr>
        <w:spacing w:line="360" w:lineRule="auto"/>
        <w:jc w:val="both"/>
      </w:pPr>
      <w:r w:rsidRPr="0B4994EC">
        <w:rPr>
          <w:lang w:val="en-US"/>
        </w:rPr>
        <w:t xml:space="preserve">HVR was proposed as a more robust measure </w:t>
      </w:r>
      <w:r w:rsidR="1DAFBA62" w:rsidRPr="0B4994EC">
        <w:rPr>
          <w:lang w:val="en-US"/>
        </w:rPr>
        <w:t xml:space="preserve">of hippocampal atrophy </w:t>
      </w:r>
      <w:r w:rsidRPr="0B4994EC">
        <w:rPr>
          <w:lang w:val="en-US"/>
        </w:rPr>
        <w:t xml:space="preserve">compared to HCvol. </w:t>
      </w:r>
      <w:r w:rsidR="76A18598" w:rsidRPr="0B4994EC">
        <w:rPr>
          <w:lang w:val="en-US"/>
        </w:rPr>
        <w:t xml:space="preserve">Our experiments showed increased similarity of the </w:t>
      </w:r>
      <w:r w:rsidRPr="0B4994EC">
        <w:rPr>
          <w:lang w:val="en-US"/>
        </w:rPr>
        <w:t xml:space="preserve">HVR calculation </w:t>
      </w:r>
      <w:r w:rsidR="67FB6981" w:rsidRPr="0B4994EC">
        <w:rPr>
          <w:lang w:val="en-US"/>
        </w:rPr>
        <w:t xml:space="preserve">compared to HCvol </w:t>
      </w:r>
      <w:r w:rsidRPr="0B4994EC">
        <w:rPr>
          <w:lang w:val="en-US"/>
        </w:rPr>
        <w:t xml:space="preserve">among the different </w:t>
      </w:r>
      <w:r w:rsidR="213B4053" w:rsidRPr="0B4994EC">
        <w:rPr>
          <w:lang w:val="en-US"/>
        </w:rPr>
        <w:t xml:space="preserve">segmentation </w:t>
      </w:r>
      <w:r w:rsidRPr="0B4994EC">
        <w:rPr>
          <w:lang w:val="en-US"/>
        </w:rPr>
        <w:t>techniques</w:t>
      </w:r>
      <w:r w:rsidR="76A18598" w:rsidRPr="0B4994EC">
        <w:rPr>
          <w:lang w:val="en-US"/>
        </w:rPr>
        <w:t xml:space="preserve">. Furthermore, the </w:t>
      </w:r>
      <w:r w:rsidR="525F8D01" w:rsidRPr="0B4994EC">
        <w:rPr>
          <w:lang w:val="en-US"/>
        </w:rPr>
        <w:t>C</w:t>
      </w:r>
      <w:r w:rsidR="7D0CB289" w:rsidRPr="0B4994EC">
        <w:rPr>
          <w:lang w:val="en-US"/>
        </w:rPr>
        <w:t>H</w:t>
      </w:r>
      <w:r w:rsidR="76A18598" w:rsidRPr="0B4994EC">
        <w:rPr>
          <w:lang w:val="en-US"/>
        </w:rPr>
        <w:t xml:space="preserve">:AD </w:t>
      </w:r>
      <w:r w:rsidR="525F8D01" w:rsidRPr="0B4994EC">
        <w:rPr>
          <w:lang w:val="en-US"/>
        </w:rPr>
        <w:t xml:space="preserve">HVR </w:t>
      </w:r>
      <w:r w:rsidR="76A18598" w:rsidRPr="0B4994EC">
        <w:rPr>
          <w:lang w:val="en-US"/>
        </w:rPr>
        <w:t xml:space="preserve">effect sizes were larger than </w:t>
      </w:r>
      <w:r w:rsidR="525F8D01" w:rsidRPr="0B4994EC">
        <w:rPr>
          <w:lang w:val="en-US"/>
        </w:rPr>
        <w:t>C</w:t>
      </w:r>
      <w:r w:rsidR="7D0CB289" w:rsidRPr="0B4994EC">
        <w:rPr>
          <w:lang w:val="en-US"/>
        </w:rPr>
        <w:t>H</w:t>
      </w:r>
      <w:r w:rsidR="525F8D01" w:rsidRPr="0B4994EC">
        <w:rPr>
          <w:lang w:val="en-US"/>
        </w:rPr>
        <w:t xml:space="preserve">:AD </w:t>
      </w:r>
      <w:r w:rsidRPr="0B4994EC">
        <w:rPr>
          <w:lang w:val="en-US"/>
        </w:rPr>
        <w:t>HCvol</w:t>
      </w:r>
      <w:r w:rsidR="67FB6981" w:rsidRPr="0B4994EC">
        <w:rPr>
          <w:lang w:val="en-US"/>
        </w:rPr>
        <w:t xml:space="preserve"> effect sizes</w:t>
      </w:r>
      <w:r w:rsidR="76A18598" w:rsidRPr="0B4994EC">
        <w:rPr>
          <w:lang w:val="en-US"/>
        </w:rPr>
        <w:t xml:space="preserve"> for all methods tested</w:t>
      </w:r>
      <w:r w:rsidR="67FB6981" w:rsidRPr="0B4994EC">
        <w:rPr>
          <w:lang w:val="en-US"/>
        </w:rPr>
        <w:t xml:space="preserve"> (Figs 4 &amp; 5)</w:t>
      </w:r>
      <w:r w:rsidRPr="0B4994EC">
        <w:rPr>
          <w:lang w:val="en-US"/>
        </w:rPr>
        <w:t>.</w:t>
      </w:r>
      <w:r w:rsidR="59AB849C" w:rsidRPr="0B4994EC">
        <w:rPr>
          <w:lang w:val="en-US"/>
        </w:rPr>
        <w:t xml:space="preserve"> </w:t>
      </w:r>
      <w:r w:rsidRPr="0B4994EC">
        <w:rPr>
          <w:lang w:val="en-US"/>
        </w:rPr>
        <w:t xml:space="preserve">This improvement was particularly more evident on the previously underperforming MALF method, for which the similarity to the other algorithms increased by a magnitude </w:t>
      </w:r>
      <w:r w:rsidR="525F8D01" w:rsidRPr="0B4994EC">
        <w:rPr>
          <w:lang w:val="en-US"/>
        </w:rPr>
        <w:t xml:space="preserve">of </w:t>
      </w:r>
      <w:r w:rsidRPr="0B4994EC">
        <w:rPr>
          <w:lang w:val="en-US"/>
        </w:rPr>
        <w:t>~ 0.2 in rho and the C</w:t>
      </w:r>
      <w:r w:rsidR="7D0CB289" w:rsidRPr="0B4994EC">
        <w:rPr>
          <w:lang w:val="en-US"/>
        </w:rPr>
        <w:t>H</w:t>
      </w:r>
      <w:r w:rsidRPr="0B4994EC">
        <w:rPr>
          <w:lang w:val="en-US"/>
        </w:rPr>
        <w:t xml:space="preserve">:AD </w:t>
      </w:r>
      <w:r w:rsidR="76A18598" w:rsidRPr="0B4994EC">
        <w:rPr>
          <w:lang w:val="en-US"/>
        </w:rPr>
        <w:t xml:space="preserve">effect size </w:t>
      </w:r>
      <w:r w:rsidRPr="0B4994EC">
        <w:rPr>
          <w:lang w:val="en-US"/>
        </w:rPr>
        <w:t xml:space="preserve">improved </w:t>
      </w:r>
      <w:r w:rsidR="76A18598" w:rsidRPr="0B4994EC">
        <w:rPr>
          <w:lang w:val="en-US"/>
        </w:rPr>
        <w:t>from 0.7</w:t>
      </w:r>
      <w:r w:rsidR="5ACFF2E1" w:rsidRPr="0B4994EC">
        <w:rPr>
          <w:lang w:val="en-US"/>
        </w:rPr>
        <w:t>8</w:t>
      </w:r>
      <w:r w:rsidR="76A18598" w:rsidRPr="0B4994EC">
        <w:rPr>
          <w:lang w:val="en-US"/>
        </w:rPr>
        <w:t xml:space="preserve"> to 1.24 (a 57% </w:t>
      </w:r>
      <w:r w:rsidR="74B24726" w:rsidRPr="0B4994EC">
        <w:rPr>
          <w:lang w:val="en-US"/>
        </w:rPr>
        <w:t>improvement</w:t>
      </w:r>
      <w:r w:rsidR="76A18598" w:rsidRPr="0B4994EC">
        <w:rPr>
          <w:lang w:val="en-US"/>
        </w:rPr>
        <w:t xml:space="preserve">) </w:t>
      </w:r>
      <w:r w:rsidRPr="0B4994EC">
        <w:rPr>
          <w:lang w:val="en-US"/>
        </w:rPr>
        <w:t xml:space="preserve">in the Glass’ delta. </w:t>
      </w:r>
      <w:r w:rsidR="5D86287E" w:rsidRPr="0B4994EC">
        <w:rPr>
          <w:lang w:val="en-US"/>
        </w:rPr>
        <w:t>It would seem that HVR is more useful for poorer quality segmentations.</w:t>
      </w:r>
    </w:p>
    <w:p w14:paraId="0D40FF28" w14:textId="64055C4E" w:rsidR="00D76799" w:rsidRDefault="67FB6981" w:rsidP="00A23993">
      <w:pPr>
        <w:spacing w:line="360" w:lineRule="auto"/>
        <w:jc w:val="both"/>
      </w:pPr>
      <w:r w:rsidRPr="0B4994EC">
        <w:rPr>
          <w:lang w:val="en-US"/>
        </w:rPr>
        <w:t xml:space="preserve">FreeSurfer's </w:t>
      </w:r>
      <w:r w:rsidR="5EFD556C" w:rsidRPr="0B4994EC">
        <w:rPr>
          <w:lang w:val="en-US"/>
        </w:rPr>
        <w:t xml:space="preserve">combination of </w:t>
      </w:r>
      <w:r w:rsidR="2565E09E" w:rsidRPr="0B4994EC">
        <w:rPr>
          <w:lang w:val="en-US"/>
        </w:rPr>
        <w:t xml:space="preserve">some </w:t>
      </w:r>
      <w:r w:rsidRPr="0B4994EC">
        <w:rPr>
          <w:lang w:val="en-US"/>
        </w:rPr>
        <w:t xml:space="preserve">over </w:t>
      </w:r>
      <w:r w:rsidR="18EA812C" w:rsidRPr="0B4994EC">
        <w:rPr>
          <w:lang w:val="en-US"/>
        </w:rPr>
        <w:t>segment</w:t>
      </w:r>
      <w:r w:rsidR="2565E09E" w:rsidRPr="0B4994EC">
        <w:rPr>
          <w:lang w:val="en-US"/>
        </w:rPr>
        <w:t>ation of</w:t>
      </w:r>
      <w:r w:rsidR="18EA812C" w:rsidRPr="0B4994EC">
        <w:rPr>
          <w:lang w:val="en-US"/>
        </w:rPr>
        <w:t xml:space="preserve"> </w:t>
      </w:r>
      <w:r w:rsidRPr="0B4994EC">
        <w:rPr>
          <w:lang w:val="en-US"/>
        </w:rPr>
        <w:t>larger hippocampi</w:t>
      </w:r>
      <w:r w:rsidR="18EA812C" w:rsidRPr="0B4994EC">
        <w:rPr>
          <w:lang w:val="en-US"/>
        </w:rPr>
        <w:t xml:space="preserve"> </w:t>
      </w:r>
      <w:r w:rsidR="2565E09E" w:rsidRPr="0B4994EC">
        <w:rPr>
          <w:lang w:val="en-US"/>
        </w:rPr>
        <w:t xml:space="preserve">with </w:t>
      </w:r>
      <w:r w:rsidR="18EA812C" w:rsidRPr="0B4994EC">
        <w:rPr>
          <w:lang w:val="en-US"/>
        </w:rPr>
        <w:t xml:space="preserve">the use of </w:t>
      </w:r>
      <w:r w:rsidR="1F4B53DC" w:rsidRPr="0B4994EC">
        <w:rPr>
          <w:lang w:val="en-US"/>
        </w:rPr>
        <w:t xml:space="preserve">only </w:t>
      </w:r>
      <w:r w:rsidR="18EA812C" w:rsidRPr="0B4994EC">
        <w:rPr>
          <w:lang w:val="en-US"/>
        </w:rPr>
        <w:t xml:space="preserve">the inferior portion of the </w:t>
      </w:r>
      <w:r w:rsidR="2565E09E" w:rsidRPr="0B4994EC">
        <w:rPr>
          <w:lang w:val="en-US"/>
        </w:rPr>
        <w:t xml:space="preserve">temporal horn of the lateral </w:t>
      </w:r>
      <w:r w:rsidR="18EA812C" w:rsidRPr="0B4994EC">
        <w:rPr>
          <w:lang w:val="en-US"/>
        </w:rPr>
        <w:t xml:space="preserve">ventricle resulted in much higher HVR values </w:t>
      </w:r>
      <w:r w:rsidR="2565E09E" w:rsidRPr="0B4994EC">
        <w:rPr>
          <w:lang w:val="en-US"/>
        </w:rPr>
        <w:t xml:space="preserve">compared to the </w:t>
      </w:r>
      <w:r w:rsidR="525F8D01" w:rsidRPr="0B4994EC">
        <w:rPr>
          <w:lang w:val="en-US"/>
        </w:rPr>
        <w:t xml:space="preserve">three </w:t>
      </w:r>
      <w:r w:rsidR="2565E09E" w:rsidRPr="0B4994EC">
        <w:rPr>
          <w:lang w:val="en-US"/>
        </w:rPr>
        <w:t>other me</w:t>
      </w:r>
      <w:r w:rsidR="1F4B53DC" w:rsidRPr="0B4994EC">
        <w:rPr>
          <w:lang w:val="en-US"/>
        </w:rPr>
        <w:t>t</w:t>
      </w:r>
      <w:r w:rsidR="2565E09E" w:rsidRPr="0B4994EC">
        <w:rPr>
          <w:lang w:val="en-US"/>
        </w:rPr>
        <w:t>hods</w:t>
      </w:r>
      <w:r w:rsidR="18EA812C" w:rsidRPr="0B4994EC">
        <w:rPr>
          <w:lang w:val="en-US"/>
        </w:rPr>
        <w:t>. Th</w:t>
      </w:r>
      <w:r w:rsidR="0C1044BC" w:rsidRPr="0B4994EC">
        <w:rPr>
          <w:lang w:val="en-US"/>
        </w:rPr>
        <w:t>ese greater values</w:t>
      </w:r>
      <w:r w:rsidR="18EA812C" w:rsidRPr="0B4994EC">
        <w:rPr>
          <w:lang w:val="en-US"/>
        </w:rPr>
        <w:t xml:space="preserve"> </w:t>
      </w:r>
      <w:r w:rsidR="6870D6CD" w:rsidRPr="0B4994EC">
        <w:rPr>
          <w:lang w:val="en-US"/>
        </w:rPr>
        <w:t xml:space="preserve">led to </w:t>
      </w:r>
      <w:r w:rsidR="18EA812C" w:rsidRPr="0B4994EC">
        <w:rPr>
          <w:lang w:val="en-US"/>
        </w:rPr>
        <w:t xml:space="preserve">a more </w:t>
      </w:r>
      <w:r w:rsidR="71D2A75D" w:rsidRPr="0B4994EC">
        <w:rPr>
          <w:lang w:val="en-US"/>
        </w:rPr>
        <w:t xml:space="preserve">pronounced </w:t>
      </w:r>
      <w:r w:rsidR="18EA812C" w:rsidRPr="0B4994EC">
        <w:rPr>
          <w:lang w:val="en-US"/>
        </w:rPr>
        <w:t>separation of healthy and atrophied HC, which resulted in the largest effect size of 2.</w:t>
      </w:r>
      <w:r w:rsidR="5E2AE215" w:rsidRPr="0B4994EC">
        <w:rPr>
          <w:lang w:val="en-US"/>
        </w:rPr>
        <w:t>02</w:t>
      </w:r>
      <w:r w:rsidR="18EA812C" w:rsidRPr="0B4994EC">
        <w:rPr>
          <w:lang w:val="en-US"/>
        </w:rPr>
        <w:t xml:space="preserve"> between C</w:t>
      </w:r>
      <w:r w:rsidR="7D0CB289" w:rsidRPr="0B4994EC">
        <w:rPr>
          <w:lang w:val="en-US"/>
        </w:rPr>
        <w:t>H</w:t>
      </w:r>
      <w:r w:rsidR="18EA812C" w:rsidRPr="0B4994EC">
        <w:rPr>
          <w:lang w:val="en-US"/>
        </w:rPr>
        <w:t xml:space="preserve"> and AD across all methods. </w:t>
      </w:r>
    </w:p>
    <w:p w14:paraId="4C05690F" w14:textId="1595A007" w:rsidR="00A2500E" w:rsidRPr="00275A56" w:rsidRDefault="1753964D" w:rsidP="00A23993">
      <w:pPr>
        <w:spacing w:line="360" w:lineRule="auto"/>
        <w:jc w:val="both"/>
        <w:rPr>
          <w:lang w:val="en-CA"/>
          <w:rPrChange w:id="827" w:author="Sofia Fernandez Lozano" w:date="2025-04-07T13:19:00Z" w16du:dateUtc="2025-04-07T17:19:00Z">
            <w:rPr/>
          </w:rPrChange>
        </w:rPr>
      </w:pPr>
      <w:r w:rsidRPr="0B4994EC">
        <w:rPr>
          <w:lang w:val="en-US"/>
        </w:rPr>
        <w:t>There is an expected hippocampal atrophy due to aging even in healthy individuals</w:t>
      </w:r>
      <w:r w:rsidR="00691524">
        <w:rPr>
          <w:lang w:val="en-US"/>
        </w:rPr>
        <w:t>.</w:t>
      </w:r>
      <w:r>
        <w:fldChar w:fldCharType="begin"/>
      </w:r>
      <w:ins w:id="828" w:author="Sofia Fernandez Lozano" w:date="2025-03-31T19:46:00Z" w16du:dateUtc="2025-03-31T23:46:00Z">
        <w:r w:rsidR="007D7047">
          <w:instrText xml:space="preserve"> ADDIN ZOTERO_ITEM CSL_CITATION {"citationID":"ukdgpSWB","properties":{"formattedCitation":"\\super 58\\nosupersub{}","plainCitation":"58","noteIndex":0},"citationItems":[{"id":2463,"uris":["http://zotero.org/users/4196598/items/VWPEZR8Z"],"itemData":{"id":2463,"type":"article-journal","abstract":"Aging is a natural process that is associated with cognitive decline as well as functional and social impairments. One structure of particular interest when considering aging and cognitive decline is the hippocampus, a brain region known to play an important role in learning and memory consolidation as well as in affective behaviours and mood regulation, and where both functional and structural plasticity (e.g., neurogenesis) occur well into adulthood. Neurobiological alterations seen in the aging hippocampus including increased oxidative stress and neuroinflammation, altered intracellular signalling and gene expression, as well as reduced neurogenesis and synaptic plasticity, are thought to be associated with age-related cognitive decline. Non-invasive strategies such as caloric restriction, physical exercise, and environmental enrichment have been shown to counteract many of the age-induced alterations in hippocampal signalling, structure, and function. Thus, such approaches may have therapeutic value in counteracting the deleterious effects of aging and protecting the brain against age-associated neurodegenerative processes.","container-title":"Neuroscience &amp; Biobehavioral Reviews","DOI":"10.1016/j.neubiorev.2017.04.030","ISSN":"0149-7634","journalAbbreviation":"Neuroscience &amp; Biobehavioral Reviews","page":"66-86","source":"ScienceDirect","title":"The effects of aging in the hippocampus and cognitive decline","volume":"79","author":[{"family":"Bettio","given":"Luis E. B."},{"family":"Rajendran","given":"Luckshi"},{"family":"Gil-Mohapel","given":"Joana"}],"issued":{"date-parts":[["2017",8,1]]}}}],"schema":"https://github.com/citation-style-language/schema/raw/master/csl-citation.json"} </w:instrText>
        </w:r>
      </w:ins>
      <w:del w:id="829" w:author="Sofia Fernandez Lozano" w:date="2024-12-12T15:01:00Z" w16du:dateUtc="2024-12-12T21:01:00Z">
        <w:r w:rsidR="0080169C" w:rsidDel="0078320C">
          <w:delInstrText xml:space="preserve"> ADDIN ZOTERO_ITEM CSL_CITATION {"citationID":"ukdgpSWB","properties":{"formattedCitation":"\\super 51\\nosupersub{}","plainCitation":"51","noteIndex":0},"citationItems":[{"id":2463,"uris":["http://zotero.org/users/4196598/items/VWPEZR8Z"],"itemData":{"id":2463,"type":"article-journal","abstract":"Aging is a natural process that is associated with cognitive decline as well as functional and social impairments. One structure of particular interest when considering aging and cognitive decline is the hippocampus, a brain region known to play an important role in learning and memory consolidation as well as in affective behaviours and mood regulation, and where both functional and structural plasticity (e.g., neurogenesis) occur well into adulthood. Neurobiological alterations seen in the aging hippocampus including increased oxidative stress and neuroinflammation, altered intracellular signalling and gene expression, as well as reduced neurogenesis and synaptic plasticity, are thought to be associated with age-related cognitive decline. Non-invasive strategies such as caloric restriction, physical exercise, and environmental enrichment have been shown to counteract many of the age-induced alterations in hippocampal signalling, structure, and function. Thus, such approaches may have therapeutic value in counteracting the deleterious effects of aging and protecting the brain against age-associated neurodegenerative processes.","container-title":"Neuroscience &amp; Biobehavioral Reviews","DOI":"10.1016/j.neubiorev.2017.04.030","ISSN":"0149-7634","journalAbbreviation":"Neuroscience &amp; Biobehavioral Reviews","page":"66-86","source":"ScienceDirect","title":"The effects of aging in the hippocampus and cognitive decline","volume":"79","author":[{"family":"Bettio","given":"Luis E. B."},{"family":"Rajendran","given":"Luckshi"},{"family":"Gil-Mohapel","given":"Joana"}],"issued":{"date-parts":[["2017",8,1]]}}}],"schema":"https://github.com/citation-style-language/schema/raw/master/csl-citation.json"} </w:delInstrText>
        </w:r>
      </w:del>
      <w:r>
        <w:fldChar w:fldCharType="separate"/>
      </w:r>
      <w:ins w:id="830" w:author="Sofia Fernandez Lozano" w:date="2025-03-31T19:46:00Z" w16du:dateUtc="2025-03-31T23:46:00Z">
        <w:r w:rsidR="007D7047" w:rsidRPr="007D7047">
          <w:rPr>
            <w:vertAlign w:val="superscript"/>
          </w:rPr>
          <w:t>58</w:t>
        </w:r>
      </w:ins>
      <w:del w:id="831" w:author="Sofia Fernandez Lozano" w:date="2024-12-12T17:41:00Z" w16du:dateUtc="2024-12-12T23:41:00Z">
        <w:r w:rsidR="0080169C" w:rsidRPr="00795ED5" w:rsidDel="00D937EE">
          <w:rPr>
            <w:vertAlign w:val="superscript"/>
          </w:rPr>
          <w:delText>51</w:delText>
        </w:r>
      </w:del>
      <w:r>
        <w:fldChar w:fldCharType="end"/>
      </w:r>
      <w:r w:rsidRPr="0B4994EC">
        <w:rPr>
          <w:lang w:val="en-US"/>
        </w:rPr>
        <w:t xml:space="preserve"> </w:t>
      </w:r>
      <w:r w:rsidR="0000646F" w:rsidRPr="0B4994EC">
        <w:rPr>
          <w:lang w:val="en-US"/>
        </w:rPr>
        <w:t>The</w:t>
      </w:r>
      <w:r w:rsidRPr="0B4994EC">
        <w:rPr>
          <w:lang w:val="en-US"/>
        </w:rPr>
        <w:t xml:space="preserve"> age-related declines in hippocampal volume</w:t>
      </w:r>
      <w:r w:rsidR="0000646F" w:rsidRPr="0B4994EC">
        <w:rPr>
          <w:lang w:val="en-US"/>
        </w:rPr>
        <w:t xml:space="preserve"> found in</w:t>
      </w:r>
      <w:r w:rsidRPr="0B4994EC">
        <w:rPr>
          <w:lang w:val="en-US"/>
        </w:rPr>
        <w:t xml:space="preserve"> our healthy cohort </w:t>
      </w:r>
      <w:r w:rsidR="009E677E" w:rsidRPr="0B4994EC">
        <w:rPr>
          <w:lang w:val="en-US"/>
        </w:rPr>
        <w:t xml:space="preserve">(Fig. 6) </w:t>
      </w:r>
      <w:r w:rsidRPr="0B4994EC">
        <w:rPr>
          <w:lang w:val="en-US"/>
        </w:rPr>
        <w:t>were in the upper ranges of what has been found in previous reports</w:t>
      </w:r>
      <w:r w:rsidR="00C5664F">
        <w:rPr>
          <w:lang w:val="en-US"/>
        </w:rPr>
        <w:t>.</w:t>
      </w:r>
      <w:r>
        <w:fldChar w:fldCharType="begin"/>
      </w:r>
      <w:ins w:id="832" w:author="Sofia Fernandez Lozano" w:date="2025-03-31T19:46:00Z" w16du:dateUtc="2025-03-31T23:46:00Z">
        <w:r w:rsidR="007D7047">
          <w:instrText xml:space="preserve"> ADDIN ZOTERO_ITEM CSL_CITATION {"citationID":"m1jSSUqn","properties":{"formattedCitation":"\\super 59,60\\nosupersub{}","plainCitation":"59,60","noteIndex":0},"citationItems":[{"id":2456,"uris":["http://zotero.org/users/4196598/items/87MIZ5WP"],"itemData":{"id":2456,"type":"article-journal","note":"publisher: Lawrence Erlbaum Associates Publishers","source":"Google Scholar","title":"Aging of the brain and its impact on cognitive performance: Integration of structural and functional findings.","title-short":"Aging of the brain and its impact on cognitive performance","URL":"https://psycnet.apa.org/record/2000-07017-001","author":[{"family":"Raz","given":"Naftali"}],"accessed":{"date-parts":[["2023",10,24]]},"issued":{"date-parts":[["2000"]]}}},{"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instrText>
        </w:r>
      </w:ins>
      <w:del w:id="833" w:author="Sofia Fernandez Lozano" w:date="2024-12-12T15:01:00Z" w16du:dateUtc="2024-12-12T21:01:00Z">
        <w:r w:rsidR="0080169C" w:rsidDel="0078320C">
          <w:delInstrText xml:space="preserve"> ADDIN ZOTERO_ITEM CSL_CITATION {"citationID":"m1jSSUqn","properties":{"formattedCitation":"\\super 52,53\\nosupersub{}","plainCitation":"52,53","noteIndex":0},"citationItems":[{"id":2456,"uris":["http://zotero.org/users/4196598/items/87MIZ5WP"],"itemData":{"id":2456,"type":"article-journal","note":"publisher: Lawrence Erlbaum Associates Publishers","source":"Google Scholar","title":"Aging of the brain and its impact on cognitive performance: Integration of structural and functional findings.","title-short":"Aging of the brain and its impact on cognitive performance","URL":"https://psycnet.apa.org/record/2000-07017-001","author":[{"family":"Raz","given":"Naftali"}],"accessed":{"date-parts":[["2023",10,24]]},"issued":{"date-parts":[["2000"]]}}},{"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delInstrText>
        </w:r>
      </w:del>
      <w:r>
        <w:fldChar w:fldCharType="separate"/>
      </w:r>
      <w:ins w:id="834" w:author="Sofia Fernandez Lozano" w:date="2025-03-31T19:46:00Z" w16du:dateUtc="2025-03-31T23:46:00Z">
        <w:r w:rsidR="007D7047" w:rsidRPr="007D7047">
          <w:rPr>
            <w:vertAlign w:val="superscript"/>
          </w:rPr>
          <w:t>59,60</w:t>
        </w:r>
      </w:ins>
      <w:del w:id="835" w:author="Sofia Fernandez Lozano" w:date="2024-12-12T17:41:00Z" w16du:dateUtc="2024-12-12T23:41:00Z">
        <w:r w:rsidR="0080169C" w:rsidRPr="00795ED5" w:rsidDel="00D937EE">
          <w:rPr>
            <w:vertAlign w:val="superscript"/>
          </w:rPr>
          <w:delText>52,53</w:delText>
        </w:r>
      </w:del>
      <w:r>
        <w:fldChar w:fldCharType="end"/>
      </w:r>
      <w:r w:rsidRPr="0B4994EC">
        <w:rPr>
          <w:lang w:val="en-US"/>
        </w:rPr>
        <w:t xml:space="preserve"> </w:t>
      </w:r>
      <w:r w:rsidR="009E677E" w:rsidRPr="0B4994EC">
        <w:rPr>
          <w:lang w:val="en-US"/>
        </w:rPr>
        <w:t>T</w:t>
      </w:r>
      <w:r w:rsidRPr="0B4994EC">
        <w:rPr>
          <w:lang w:val="en-US"/>
        </w:rPr>
        <w:t xml:space="preserve">he rho values for HVR tended to be </w:t>
      </w:r>
      <w:r w:rsidR="009E677E" w:rsidRPr="0B4994EC">
        <w:rPr>
          <w:lang w:val="en-US"/>
        </w:rPr>
        <w:t>stronger</w:t>
      </w:r>
      <w:r w:rsidRPr="0B4994EC">
        <w:rPr>
          <w:lang w:val="en-US"/>
        </w:rPr>
        <w:t xml:space="preserve"> compared to HCvol across all cohorts </w:t>
      </w:r>
      <w:r w:rsidR="009E677E" w:rsidRPr="0B4994EC">
        <w:rPr>
          <w:lang w:val="en-US"/>
        </w:rPr>
        <w:t>and all methods</w:t>
      </w:r>
      <w:r w:rsidR="2843A1A4" w:rsidRPr="0B4994EC">
        <w:rPr>
          <w:lang w:val="en-US"/>
        </w:rPr>
        <w:t xml:space="preserve">, </w:t>
      </w:r>
      <w:r w:rsidR="009E677E" w:rsidRPr="0B4994EC">
        <w:rPr>
          <w:lang w:val="en-US"/>
        </w:rPr>
        <w:t>except</w:t>
      </w:r>
      <w:r w:rsidR="21DD0B40" w:rsidRPr="0B4994EC">
        <w:rPr>
          <w:lang w:val="en-US"/>
        </w:rPr>
        <w:t xml:space="preserve"> for</w:t>
      </w:r>
      <w:r w:rsidR="009E677E" w:rsidRPr="0B4994EC">
        <w:rPr>
          <w:lang w:val="en-US"/>
        </w:rPr>
        <w:t xml:space="preserve"> Free</w:t>
      </w:r>
      <w:r w:rsidR="510AB8FC" w:rsidRPr="0B4994EC">
        <w:rPr>
          <w:lang w:val="en-US"/>
        </w:rPr>
        <w:t>S</w:t>
      </w:r>
      <w:r w:rsidR="009E677E" w:rsidRPr="0B4994EC">
        <w:rPr>
          <w:lang w:val="en-US"/>
        </w:rPr>
        <w:t>urfer</w:t>
      </w:r>
      <w:r w:rsidR="35362490" w:rsidRPr="0B4994EC">
        <w:rPr>
          <w:lang w:val="en-US"/>
        </w:rPr>
        <w:t>, as FreeSurfer</w:t>
      </w:r>
      <w:r w:rsidR="6AB1BD10" w:rsidRPr="0B4994EC">
        <w:rPr>
          <w:lang w:val="en-US"/>
        </w:rPr>
        <w:t xml:space="preserve"> displayed strong correlations for HCvol with age already</w:t>
      </w:r>
      <w:r w:rsidRPr="0B4994EC">
        <w:rPr>
          <w:lang w:val="en-US"/>
        </w:rPr>
        <w:t xml:space="preserve">. </w:t>
      </w:r>
      <w:ins w:id="836" w:author="Sofia Fernandez Lozano" w:date="2025-04-07T13:17:00Z" w16du:dateUtc="2025-04-07T17:17:00Z">
        <w:r w:rsidR="004454AD">
          <w:rPr>
            <w:lang w:val="en-US"/>
          </w:rPr>
          <w:t>This trend was suppor</w:t>
        </w:r>
      </w:ins>
      <w:ins w:id="837" w:author="Sofia Fernandez Lozano" w:date="2025-04-07T13:18:00Z" w16du:dateUtc="2025-04-07T17:18:00Z">
        <w:r w:rsidR="004454AD">
          <w:rPr>
            <w:lang w:val="en-US"/>
          </w:rPr>
          <w:t>ted by me</w:t>
        </w:r>
        <w:r w:rsidR="00730D3C">
          <w:rPr>
            <w:lang w:val="en-US"/>
          </w:rPr>
          <w:t>t</w:t>
        </w:r>
        <w:r w:rsidR="004454AD">
          <w:rPr>
            <w:lang w:val="en-US"/>
          </w:rPr>
          <w:t>hod-specific permutation-based comparisons</w:t>
        </w:r>
        <w:r w:rsidR="00730D3C">
          <w:rPr>
            <w:lang w:val="en-US"/>
          </w:rPr>
          <w:t xml:space="preserve"> (Figs S4-S7), which showed statistically stronger associations for HVR over HCvol with age and global cognition across </w:t>
        </w:r>
        <w:r w:rsidR="00AD01EA">
          <w:rPr>
            <w:lang w:val="en-US"/>
          </w:rPr>
          <w:t>most</w:t>
        </w:r>
      </w:ins>
      <w:ins w:id="838" w:author="Sofia Fernandez Lozano" w:date="2025-04-07T13:19:00Z" w16du:dateUtc="2025-04-07T17:19:00Z">
        <w:r w:rsidR="00AD01EA">
          <w:rPr>
            <w:lang w:val="en-US"/>
          </w:rPr>
          <w:t xml:space="preserve"> segmentation methods—MALF, NLPB, and CNN—while no significant d</w:t>
        </w:r>
        <w:r w:rsidR="00275A56">
          <w:rPr>
            <w:lang w:val="en-US"/>
          </w:rPr>
          <w:t xml:space="preserve">ifference was observed for FreeSurfer. </w:t>
        </w:r>
      </w:ins>
      <w:r w:rsidRPr="0B4994EC">
        <w:rPr>
          <w:lang w:val="en-US"/>
        </w:rPr>
        <w:t xml:space="preserve">Incidentally, for HCvol, FreeSurfer’s tendency to over-segment larger hippocampi and under-segment smaller ones might have played a role in the higher sensitivity of this method in capturing the effect of aging, as the magnitude of this relationship even surpassed HVR’s association with age reported in </w:t>
      </w:r>
      <w:r w:rsidR="00A27D20" w:rsidRPr="0B4994EC">
        <w:rPr>
          <w:lang w:val="en-US"/>
        </w:rPr>
        <w:t>the original</w:t>
      </w:r>
      <w:r w:rsidRPr="0B4994EC">
        <w:rPr>
          <w:lang w:val="en-US"/>
        </w:rPr>
        <w:t xml:space="preserve"> </w:t>
      </w:r>
      <w:r w:rsidR="00A27D20" w:rsidRPr="0B4994EC">
        <w:rPr>
          <w:lang w:val="en-US"/>
        </w:rPr>
        <w:t xml:space="preserve">Schoemaker </w:t>
      </w:r>
      <w:r w:rsidRPr="0B4994EC">
        <w:rPr>
          <w:lang w:val="en-US"/>
        </w:rPr>
        <w:t>paper</w:t>
      </w:r>
      <w:r w:rsidR="00C5664F">
        <w:rPr>
          <w:lang w:val="en-US"/>
        </w:rPr>
        <w:t>.</w:t>
      </w:r>
      <w:r w:rsidR="00C5664F">
        <w:fldChar w:fldCharType="begin"/>
      </w:r>
      <w:ins w:id="839" w:author="Sofia Fernandez Lozano" w:date="2025-03-12T20:58:00Z" w16du:dateUtc="2025-03-13T00:58:00Z">
        <w:r w:rsidR="00E73407">
          <w:instrText xml:space="preserve"> ADDIN ZOTERO_ITEM CSL_CITATION {"citationID":"sNLE2lFK","properties":{"formattedCitation":"\\super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840" w:author="Sofia Fernandez Lozano" w:date="2024-12-12T15:01:00Z" w16du:dateUtc="2024-12-12T21:01:00Z">
        <w:r w:rsidR="00C5664F" w:rsidDel="0078320C">
          <w:del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w:delInstrText>
        </w:r>
        <w:r w:rsidR="00C5664F" w:rsidRPr="00275A56" w:rsidDel="0078320C">
          <w:rPr>
            <w:lang w:val="en-CA"/>
            <w:rPrChange w:id="841" w:author="Sofia Fernandez Lozano" w:date="2025-04-07T13:19:00Z" w16du:dateUtc="2025-04-07T17:19:00Z">
              <w:rPr/>
            </w:rPrChange>
          </w:rPr>
          <w:delInstrText xml:space="preserve">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rsidR="00C5664F">
        <w:fldChar w:fldCharType="separate"/>
      </w:r>
      <w:r w:rsidR="00C5664F" w:rsidRPr="00275A56">
        <w:rPr>
          <w:vertAlign w:val="superscript"/>
          <w:lang w:val="en-CA"/>
          <w:rPrChange w:id="842" w:author="Sofia Fernandez Lozano" w:date="2025-04-07T13:19:00Z" w16du:dateUtc="2025-04-07T17:19:00Z">
            <w:rPr>
              <w:vertAlign w:val="superscript"/>
            </w:rPr>
          </w:rPrChange>
        </w:rPr>
        <w:t>16</w:t>
      </w:r>
      <w:r w:rsidR="00C5664F">
        <w:fldChar w:fldCharType="end"/>
      </w:r>
    </w:p>
    <w:p w14:paraId="4781CF72" w14:textId="5B144590" w:rsidR="3B2D5259" w:rsidRPr="00B20828" w:rsidRDefault="1753964D" w:rsidP="00A23993">
      <w:pPr>
        <w:spacing w:line="360" w:lineRule="auto"/>
        <w:jc w:val="both"/>
      </w:pPr>
      <w:r w:rsidRPr="00275A56">
        <w:rPr>
          <w:lang w:val="en-CA"/>
          <w:rPrChange w:id="843" w:author="Sofia Fernandez Lozano" w:date="2025-04-07T13:19:00Z" w16du:dateUtc="2025-04-07T17:19:00Z">
            <w:rPr>
              <w:lang w:val="en-US"/>
            </w:rPr>
          </w:rPrChange>
        </w:rPr>
        <w:t xml:space="preserve">While this is the first time that HVR is applied to a clinical sample, the study of hippocampal atrophy in MCI and AD compared to normal aging has been heavily studied </w:t>
      </w:r>
      <w:r w:rsidR="68A25417" w:rsidRPr="00275A56">
        <w:rPr>
          <w:lang w:val="en-CA"/>
          <w:rPrChange w:id="844" w:author="Sofia Fernandez Lozano" w:date="2025-04-07T13:19:00Z" w16du:dateUtc="2025-04-07T17:19:00Z">
            <w:rPr>
              <w:lang w:val="en-US"/>
            </w:rPr>
          </w:rPrChange>
        </w:rPr>
        <w:t xml:space="preserve">over the years </w:t>
      </w:r>
      <w:r>
        <w:fldChar w:fldCharType="begin"/>
      </w:r>
      <w:ins w:id="845" w:author="Sofia Fernandez Lozano" w:date="2025-03-31T19:46:00Z" w16du:dateUtc="2025-03-31T23:46:00Z">
        <w:r w:rsidR="007D7047" w:rsidRPr="00275A56">
          <w:rPr>
            <w:lang w:val="en-CA"/>
            <w:rPrChange w:id="846" w:author="Sofia Fernandez Lozano" w:date="2025-04-07T13:19:00Z" w16du:dateUtc="2025-04-07T17:19:00Z">
              <w:rPr/>
            </w:rPrChange>
          </w:rPr>
          <w:instrText xml:space="preserve"> ADDIN ZOTERO_ITEM CSL_CITATION {"citationID":"QEkkfXS3","properties":{"formattedCitation":"\\super 61\\uc0\\u8211{}64\\nosupersub{}","plainCitation":"61–64","noteIndex":0},"citationItems":[{"id":2465,"uris":["http://zotero.org/users/4196598/items/V6IAFKQN"],"itemData":{"id":2465,"type":"article-journal","abstract":"Hippocampal atrophy is frequently observed on magnetic resonance images fr</w:instrText>
        </w:r>
        <w:r w:rsidR="007D7047">
          <w:instrText xml:space="preserve">om patients with Alzheimer's disease and persons with mild cognitive impairment. Even in asymptomatic elderly, a small hippocampal volume on magnetic resonance imaging is a risk factor for developing Alzheimer's disease. However, not everyone with a small hippocampus develops dementia. With the increased interest in the use of sequential magnetic resonance images as potential surrogate biomarkers of the disease process, it has also been shown that the rate of hippocampal atrophy is higher in persons with Alzheimer's disease compared to those with mild cognitive impairment and the healthy elderly. Whether a higher rate of hippocampal atrophy also predicts Alzheimer's disease or subtle cognitive decline in non-demented elderly is unknown. We examine these associations in a group of 518 elderly (age 60-90 years, 50% female), taken from the population-based Rotterdam Scan Study. A magnetic resonance imaging examination was performed at baseline in 1995-96 that was repeated in 1999-2000 (in 244 persons) and in 2006 (in 185 persons). Using automated segmentation procedures, we assessed hippocampal volumes on all magnetic resonance imaging scans. All persons were free of dementia at baseline and followed over time for cognitive decline and incident dementia. Persons had four repeated neuropsychological tests at the research centre over a 10-year period. We also continuously monitored the medical records of all 518 participants for incident dementia. During a total follow-up of 4360 person-years, (mean 8.4, range 0.1-11.3), 50 people developed incident dementia (36 had Alzheimer's disease). We found an increased risk to develop incident dementia per standard deviation faster rate of decline in hippocampal volume [left hippocampus 1.6 (95% confidence interval 1.2-2.3, right hippocampus 1.6 (95% confidence interval 1.2-2.1)]. Furthermore, decline in hippocampal volume predicted onset of clinical dementia when corrected for baseline hippocampal volume. In people who remained free of dementia during the whole follow-up period, we found that decline in hippocampal volume paralleled, and preceded, specific decline in delayed word recall. No associations were found in this sample between rate of hippocampal atrophy, Mini Mental State Examination and tests of executive function. Our results suggest that rate of hippocampal atrophy is an early marker of incipient memory decline and dementia, and could be of additional value when compared with a single hippocampal volume measurement as a surrogate biomarker of dementia.","container-title":"Brain: A Journal of Neurology","DOI":"10.1093/brain/awq048","ISSN":"1460-2156","issue":"Pt 4","journalAbbreviation":"Brain","language":"eng","note":"PMID: 20375138","page":"1163-1172","source":"PubMed","title":"A 10-year follow-up of hippocampal volume on magnetic resonance imaging in early dementia and cognitive decline","volume":"133","author":[{"family":"Heijer","given":"Tom","non-dropping-particle":"den"},{"family":"Lijn","given":"Fedde","non-dropping-particle":"van der"},{"family":"Koudstaal","given":"Peter J."},{"family":"Hofman","given":"Albert"},{"family":"Lugt","given":"Aad","non-dropping-particle":"van der"},{"family":"Krestin","given":"Gabriel P."},{"family":"Niessen","given":"Wiro J."},{"family":"Breteler","given":"Monique M. B."}],"issued":{"date-parts":[["2010",4]]}}},{"id":2466,"uris":["http://zotero.org/users/4196598/items/CSG3RB46"],"itemData":{"id":2466,"type":"article-journal","abstract":"We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J."},{"family":"Kokmen","given":"Emre"}],"issued":{"date-parts":[["1997",9]]}}},{"id":2462,"uris":["http://zotero.org/users/4196598/items/ICSKU2HB"],"itemData":{"id":2462,"type":"article-journal","abstract":"Hippocampal atrophy is a marker of Alzheimer disease (AD). It remains unclear whether this holds true for younger patients as well. Hippocampal volume was measured on MRI scans of 103 clinically diagnosed AD patients and 73 controls (aged 51 to 85 years). Aging and AD were independently associated with smaller hippocampal volume. Both young and old AD patients have hippocampal atrophy abnormal for age. Age-dependent criteria for hippocampal atrophy, suggestive of AD, are needed.","container-title":"Neurology","DOI":"10.1212/01.wnl.0000194240.47892.4d","ISSN":"0028-3878, 1526-632X","issue":"2","language":"en","license":"© 2006","note":"publisher: Wolters Kluwer Health, Inc. on behalf of the American Academy of Neurology\nsection: Brief Communications\nPMID: 16434661","page":"236-238","source":"n.neurology.org","title":"Hippocampal atrophy in Alzheimer disease: Age matters","title-short":"Hippocampal atrophy in Alzheimer disease","volume":"66","author":[{"family":"Pol","given":"L. A.","dropping-particle":"van de"},{"family":"Hensel","given":"A."},{"family":"Barkhof","given":"F."},{"family":"Gertz","given":"H. J."},{"family":"Scheltens","given":"P."},{"family":"Flier","given":"W. M.","dropping-particle":"van der"}],"issued":{"date-parts":[["2006",1,24]]}}}],"schema":"https://github.com/citation-style-language/schema/raw/master/csl-citation.json"} </w:instrText>
        </w:r>
      </w:ins>
      <w:del w:id="847" w:author="Sofia Fernandez Lozano" w:date="2024-12-12T15:01:00Z" w16du:dateUtc="2024-12-12T21:01:00Z">
        <w:r w:rsidR="0080169C" w:rsidDel="0078320C">
          <w:delInstrText xml:space="preserve"> ADDIN ZOTERO_ITEM CSL_CITATION {"citationID":"QEkkfXS3","properties":{"formattedCitation":"\\super 54\\uc0\\u8211{}57\\nosupersub{}","plainCitation":"54–57","noteIndex":0},"citationItems":[{"id":2465,"uris":["http://zotero.org/users/4196598/items/V6IAFKQN"],"itemData":{"id":2465,"type":"article-journal","abstract":"Hippocampal atrophy is frequently observed on magnetic resonance images from patients with Alzheimer's disease and persons with mild cognitive impairment. Even in asymptomatic elderly, a small hippocampal volume on magnetic resonance imaging is a risk factor for developing Alzheimer's disease. However, not everyone with a small hippocampus develops dementia. With the increased interest in the use of sequential magnetic resonance images as potential surrogate biomarkers of the disease process, it has also been shown that the rate of hippocampal atrophy is higher in persons with Alzheimer's disease compared to those with mild cognitive impairment and the healthy elderly. Whether a higher rate of hippocampal atrophy also predicts Alzheimer's disease or subtle cognitive decline in non-demented elderly is unknown. We examine these associations in a group of 518 elderly (age 60-90 years, 50% female), taken from the population-based Rotterdam Scan Study. A magnetic resonance imaging examination was performed at baseline in 1995-96 that was repeated in 1999-2000 (in 244 persons) and in 2006 (in 185 persons). Using automated segmentation procedures, we assessed hippocampal volumes on all magnetic resonance imaging scans. All persons were free of dementia at baseline and followed over time for cognitive decline and incident dementia. Persons had four repeated neuropsychological tests at the research centre over a 10-year period. We also continuously monitored the medical records of all 518 participants for incident dementia. During a total follow-up of 4360 person-years, (mean 8.4, range 0.1-11.3), 50 people developed incident dementia (36 had Alzheimer's disease). We found an increased risk to develop incident dementia per standard deviation faster rate of decline in hippocampal volume [left hippocampus 1.6 (95% confidence interval 1.2-2.3, right hippocampus 1.6 (95% confidence interval 1.2-2.1)]. Furthermore, decline in hippocampal volume predicted onset of clinical dementia when corrected for baseline hippocampal volume. In people who remained free of dementia during the whole follow-up period, we found that decline in hippocampal volume paralleled, and preceded, specific decline in delayed word recall. No associations were found in this sample between rate of hippocampal atrophy, Mini Mental State Examination and tests of executive function. Our results suggest that rate of hippocampal atrophy is an early marker of incipient memory decline and dementia, and could be of additional value when compared with a single hippocampal volume measurement as a surrogate biomarker of dementia.","container-title":"Brain: A Journal of Neurology","DOI":"10.1093/brain/awq048","ISSN":"1460-2156","issue":"Pt 4","journalAbbreviation":"Brain","language":"eng","note":"PMID: 20375138","page":"1163-1172","source":"PubMed","title":"A 10-year follow-up of hippocampal volume on magnetic resonance imaging in early dementia and cognitive decline","volume":"133","author":[{"family":"Heijer","given":"Tom","non-dropping-particle":"den"},{"family":"Lijn","given":"Fedde","non-dropping-particle":"van der"},{"family":"Koudstaal","given":"Peter J."},{"family":"Hofman","given":"Albert"},{"family":"Lugt","given":"Aad","non-dropping-particle":"van der"},{"family":"Krestin","given":"Gabriel P."},{"family":"Niessen","given":"Wiro J."},{"family":"Breteler","given":"Monique M. B."}],"issued":{"date-parts":[["2010",4]]}}},{"id":2466,"uris":["http://zotero.org/users/4196598/items/CSG3RB46"],"itemData":{"id":2466,"type":"article-journal","abstract":"We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J."},{"family":"Kokmen","given":"Emre"}],"issued":{"date-parts":[["1997",9]]}}},{"id":2462,"uris":["http://zotero.org/users/4196598/items/ICSKU2HB"],"itemData":{"id":2462,"type":"article-journal","abstract":"Hippocampal atrophy is a marker of Alzheimer disease (AD). It remains unclear whether this holds true for younger patients as well. Hippocampal volume was measured on MRI scans of 103 clinically diagnosed AD patients and 73 controls (aged 51 to 85 years). Aging and AD were independently associated with smaller hippocampal volume. Both young and old AD patients have hippocampal atrophy abnormal for age. Age-dependent criteria for hippocampal atrophy, suggestive of AD, are needed.","container-title":"Neurology","DOI":"10.1212/01.wnl.0000194240.47892.4d","ISSN":"0028-3878, 1526-632X","issue":"2","language":"en","license":"© 2006","note":"publisher: Wolters Kluwer Health, Inc. on behalf of the American Academy of Neurology\nsection: Brief Communications\nPMID: 16434661","page":"236-238","source":"n.neurology.org","title":"Hippocampal atrophy in Alzheimer disease: Age matters","title-short":"Hippocampal atrophy in Alzheimer disease","volume":"66","author":[{"family":"Pol","given":"L. A.","dropping-particle":"van de"},{"family":"Hensel","given":"A."},{"family":"Barkhof","given":"F."},{"family":"Gertz","given":"H. J."},{"family":"Scheltens","given":"P."},{"family":"Flier","given":"W. M.","dropping-particle":"van der"}],"issued":{"date-parts":[["2006",1,24]]}}}],"schema":"https://github.com/citation-style-language/schema/raw/master/csl-citation.json"} </w:delInstrText>
        </w:r>
      </w:del>
      <w:r>
        <w:fldChar w:fldCharType="separate"/>
      </w:r>
      <w:ins w:id="848" w:author="Sofia Fernandez Lozano" w:date="2025-03-31T19:46:00Z" w16du:dateUtc="2025-03-31T23:46:00Z">
        <w:r w:rsidR="007D7047" w:rsidRPr="007D7047">
          <w:rPr>
            <w:vertAlign w:val="superscript"/>
          </w:rPr>
          <w:t>61–64</w:t>
        </w:r>
      </w:ins>
      <w:del w:id="849" w:author="Sofia Fernandez Lozano" w:date="2024-12-12T17:41:00Z" w16du:dateUtc="2024-12-12T23:41:00Z">
        <w:r w:rsidR="0080169C" w:rsidRPr="00795ED5" w:rsidDel="00D937EE">
          <w:rPr>
            <w:vertAlign w:val="superscript"/>
          </w:rPr>
          <w:delText>54–57</w:delText>
        </w:r>
      </w:del>
      <w:r>
        <w:fldChar w:fldCharType="end"/>
      </w:r>
      <w:r w:rsidRPr="0B4994EC">
        <w:rPr>
          <w:lang w:val="en-US"/>
        </w:rPr>
        <w:t xml:space="preserve">, noting </w:t>
      </w:r>
      <w:r w:rsidR="009E677E" w:rsidRPr="0B4994EC">
        <w:rPr>
          <w:lang w:val="en-US"/>
        </w:rPr>
        <w:t>smaller hippocampal volumes</w:t>
      </w:r>
      <w:r w:rsidRPr="0B4994EC">
        <w:rPr>
          <w:lang w:val="en-US"/>
        </w:rPr>
        <w:t xml:space="preserve"> compared to controls</w:t>
      </w:r>
      <w:r w:rsidR="00C5664F">
        <w:rPr>
          <w:lang w:val="en-US"/>
        </w:rPr>
        <w:t>,</w:t>
      </w:r>
      <w:r>
        <w:fldChar w:fldCharType="begin"/>
      </w:r>
      <w:ins w:id="850" w:author="Sofia Fernandez Lozano" w:date="2025-03-31T19:46:00Z" w16du:dateUtc="2025-03-31T23:46:00Z">
        <w:r w:rsidR="007D7047">
          <w:instrText xml:space="preserve"> ADDIN ZOTERO_ITEM CSL_CITATION {"citationID":"MRaLtCTd","properties":{"formattedCitation":"\\super 11,63,65,66\\nosupersub{}","plainCitation":"11,63,65,66","noteIndex":0},"citationItems":[{"id":249,"uris":["http://zotero.org/users/4196598/items/FY9458Q3"],"itemData":{"id":249,"type":"article-journal","abstract":"Alzheimer's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J."},{"family":"Kokmen","given":"Emre"}],"issued":{"date-parts":[["1997",9]]}}},{"id":174,"uris":["http://zotero.org/users/4196598/items/4FLKBDW5"],"itemData":{"id":174,"type":"article-journal","abstract":"Background\nThe cognitive continuum in the elderly population can be conceptually divided into those who are functioning normally (controls), those with a mild cognitive impairment (MCI), and those with probable AD.\n\nObjectives\nTo test the hypothesis that the annualized rates of hippocampal atrophy differ as a function of both base-line and change in clinical group membership (control, MCI, or AD).\n\nMethods\nWe identified 129 subjects from the Mayo Clinic AD Research Center/AD Patient Registry who met established criteria for normal controls, MCI, or probable AD both at entry and at the time of a subsequent clinical followup evaluation 3± 1 years later. Each subject underwent an MRI examination of the head at the time of the initial and at the time of the followup clinical assessment, and the annualized percentage change in hippocampal volume was computed. Controls and MCI patients could either remain cognitively stable or could decline to a lower functioning group over the period of observation.\n\nResults\nThe annualized rates of hippocampal volume loss for each of the three initial clinical groups decreased progressively in the following order: AD &gt; MC &gt; C. Within the control and MCI groups, those who declined had a significantly greater rate of volume loss than those who remained clinically stable. The mean annualized rates of hippocampal atrophy by followup clinical group were: control-stable 1.73%, control-decliner 2.81%, MCI-stable 2.55%, MCI-decliner 3.69 %, AD 3.5%.\n\nConclusion\nRates of hippocampal atrophy match both baseline cognitive status and the change in cognitive status over time in elderly persons who lie along the cognitive continuum from normal to MCI to AD.","container-title":"Neurology","ISSN":"0028-3878","issue":"4","journalAbbreviation":"Neurology","note":"PMID: 10953178\nPMCID: PMC2724764","page":"484-489","source":"PubMed Central","title":"Rates of Hippocampal Atrophy Correlate with Change in Clinical Status in Aging and AD","volume":"55","author":[{"family":"Jack","given":"Clifford R."},{"family":"Petersen","given":"R. C."},{"family":"Xu","given":"Y."},{"family":"O'Brien","given":"P. C."},{"family":"Smith","given":"G. E."},{"family":"Ivnik","given":"R. J."},{"family":"Boeve","given":"B. F."},{"family":"Tangalos","given":"E. G."},{"family":"Kokmen","given":"E."}],"issued":{"date-parts":[["2000",8,22]]}}},{"id":2459,"uris":["http://zotero.org/users/4196598/items/MS8LAA2J"],"itemData":{"id":2459,"type":"article-journal","abstract":"As one of the earliest structures to degenerate in Alzheimer's disease (AD), the hippocampus is the target of many studies of factors that influence rates of brain degeneration in the elderly. In one of the largest brain mapping studies to date, we mapped the 3D profile of hippocampal degeneration over time in 490 subjects scanned twice with brain MRI over a 1-year interval (980 scans). We examined baseline and 1-year follow-up scans of 97 AD subjects (49 males/48 females), 148 healthy control subjects (75 males/73 females), and 245 subjects with mild cognitive impairment (MCI; 160 males/85 females). We used our previously validated automated segmentation method, based on AdaBoost, to create 3D hippocampal surface models in all 980 scans. Hippocampal volume loss rates increased with worsening diagnosis (normal=0.66%/year; MCI=3.12%/year; AD=5.59%/year), and correlated with both baseline and interval changes in Mini-Mental State Examination (MMSE) scores and global and sum-of-boxes Clinical Dementia Rating scale (CDR) scores. Surface-based statistical maps visualized a selective profile of ongoing atrophy in all three diagnostic groups. Healthy controls carrying the ApoE4 gene atrophied faster than non-carriers, while more educated controls atrophied more slowly; converters from MCI to AD showed faster atrophy than non-converters. Hippocampal loss rates can be rapidly mapped, and they track cognitive decline closely enough to be used as surrogate markers of Alzheimer's disease in drug trials. They also reveal genetically greater atrophy in cognitively intact subjects.","container-title":"NeuroImage","DOI":"10.1016/j.neuroimage.2008.10.043","ISSN":"1095-9572","issue":"1 Suppl","journalAbbreviation":"Neuroimage","language":"eng","note":"PMID: 19041724\nPMCID: PMC2733354","page":"S3-15","source":"PubMed","title":"Automated mapping of hippocampal atrophy in 1-year repeat MRI data from 490 subjects with Alzheimer's disease, mild cognitive impairment, and elderly controls","volume":"45","author":[{"family":"Morra","given":"Jonathan H."},{"family":"Tu","given":"Zhuowen"},{"family":"Apostolova","given":"Liana G."},{"family":"Green","given":"Amity E."},{"family":"Avedissian","given":"Christina"},{"family":"Madsen","given":"Sarah K."},{"family":"Parikshak","given":"Neelroop"},{"family":"Toga","given":"Arthur W."},{"family":"Jack","given":"Clifford R."},{"family":"Schuff","given":"Norbert"},{"family":"Weiner","given":"Michael W."},{"family":"Thompson","given":"Paul M."},{"literal":"Alzheimer's Disease Neuroimaging Initiative"}],"issued":{"date-parts":[["2009",3]]}}}],"schema":"https://github.com/citation-style-language/schema/raw/master/csl-citation.json"} </w:instrText>
        </w:r>
      </w:ins>
      <w:del w:id="851" w:author="Sofia Fernandez Lozano" w:date="2024-12-12T15:01:00Z" w16du:dateUtc="2024-12-12T21:01:00Z">
        <w:r w:rsidR="0080169C" w:rsidDel="0078320C">
          <w:delInstrText xml:space="preserve"> ADDIN ZOTERO_ITEM CSL_CITATION {"citationID":"MRaLtCTd","properties":{"formattedCitation":"\\super 11,56,58,59\\nosupersub{}","plainCitation":"11,56,58,59","noteIndex":0},"citationItems":[{"id":249,"uris":["http://zotero.org/users/4196598/items/FY9458Q3"],"itemData":{"id":249,"type":"article-journal","abstract":"Alzheimer's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J."},{"family":"Kokmen","given":"Emre"}],"issued":{"date-parts":[["1997",9]]}}},{"id":174,"uris":["http://zotero.org/users/4196598/items/4FLKBDW5"],"itemData":{"id":174,"type":"article-journal","abstract":"Background\nThe cognitive continuum in the elderly population can be conceptually divided into those who are functioning normally (controls), those with a mild cognitive impairment (MCI), and those with probable AD.\n\nObjectives\nTo test the hypothesis that the annualized rates of hippocampal atrophy differ as a function of both base-line and change in clinical group membership (control, MCI, or AD).\n\nMethods\nWe identified 129 subjects from the Mayo Clinic AD Research Center/AD Patient Registry who met established criteria for normal controls, MCI, or probable AD both at entry and at the time of a subsequent clinical followup evaluation 3± 1 years later. Each subject underwent an MRI examination of the head at the time of the initial and at the time of the followup clinical assessment, and the annualized percentage change in hippocampal volume was computed. Controls and MCI patients could either remain cognitively stable or could decline to a lower functioning group over the period of observation.\n\nResults\nThe annualized rates of hippocampal volume loss for each of the three initial clinical groups decreased progressively in the following order: AD &gt; MC &gt; C. Within the control and MCI groups, those who declined had a significantly greater rate of volume loss than those who remained clinically stable. The mean annualized rates of hippocampal atrophy by followup clinical group were: control-stable 1.73%, control-decliner 2.81%, MCI-stable 2.55%, MCI-decliner 3.69 %, AD 3.5%.\n\nConclusion\nRates of hippocampal atrophy match both baseline cognitive status and the change in cognitive status over time in elderly persons who lie along the cognitive continuum from normal to MCI to AD.","container-title":"Neurology","ISSN":"0028-3878","issue":"4","journalAbbreviation":"Neurology","note":"PMID: 10953178\nPMCID: PMC2724764","page":"484-489","source":"PubMed Central","title":"Rates of Hippocampal Atrophy Correlate with Change in Clinical Status in Aging and AD","volume":"55","author":[{"family":"Jack","given":"Clifford R."},{"family":"Petersen","given":"R. C."},{"family":"Xu","given":"Y."},{"family":"O'Brien","given":"P. C."},{"family":"Smith","given":"G. E."},{"family":"Ivnik","given":"R. J."},{"family":"Boeve","given":"B. F."},{"family":"Tangalos","given":"E. G."},{"family":"Kokmen","given":"E."}],"issued":{"date-parts":[["2000",8,22]]}}},{"id":2459,"uris":["http://zotero.org/users/4196598/items/MS8LAA2J"],"itemData":{"id":2459,"type":"article-journal","abstract":"As one of the earliest structures to degenerate in Alzheimer's disease (AD), the hippocampus is the target of many studies of factors that influence rates of brain degeneration in the elderly. In one of the largest brain mapping studies to date, we mapped the 3D profile of hippocampal degeneration over time in 490 subjects scanned twice with brain MRI over a 1-year interval (980 scans). We examined baseline and 1-year follow-up scans of 97 AD subjects (49 males/48 females), 148 healthy control subjects (75 males/73 females), and 245 subjects with mild cognitive impairment (MCI; 160 males/85 females). We used our previously validated automated segmentation method, based on AdaBoost, to create 3D hippocampal surface models in all 980 scans. Hippocampal volume loss rates increased with worsening diagnosis (normal=0.66%/year; MCI=3.12%/year; AD=5.59%/year), and correlated with both baseline and interval changes in Mini-Mental State Examination (MMSE) scores and global and sum-of-boxes Clinical Dementia Rating scale (CDR) scores. Surface-based statistical maps visualized a selective profile of ongoing atrophy in all three diagnostic groups. Healthy controls carrying the ApoE4 gene atrophied faster than non-carriers, while more educated controls atrophied more slowly; converters from MCI to AD showed faster atrophy than non-converters. Hippocampal loss rates can be rapidly mapped, and they track cognitive decline closely enough to be used as surrogate markers of Alzheimer's disease in drug trials. They also reveal genetically greater atrophy in cognitively intact subjects.","container-title":"NeuroImage","DOI":"10.1016/j.neuroimage.2008.10.043","ISSN":"1095-9572","issue":"1 Suppl","journalAbbreviation":"Neuroimage","language":"eng","note":"PMID: 19041724\nPMCID: PMC2733354","page":"S3-15","source":"PubMed","title":"Automated mapping of hippocampal atrophy in 1-year repeat MRI data from 490 subjects with Alzheimer's disease, mild cognitive impairment, and elderly controls","volume":"45","author":[{"family":"Morra","given":"Jonathan H."},{"family":"Tu","given":"Zhuowen"},{"family":"Apostolova","given":"Liana G."},{"family":"Green","given":"Amity E."},{"family":"Avedissian","given":"Christina"},{"family":"Madsen","given":"Sarah K."},{"family":"Parikshak","given":"Neelroop"},{"family":"Toga","given":"Arthur W."},{"family":"Jack","given":"Clifford R."},{"family":"Schuff","given":"Norbert"},{"family":"Weiner","given":"Michael W."},{"family":"Thompson","given":"Paul M."},{"literal":"Alzheimer's Disease Neuroimaging Initiative"}],"issued":{"date-parts":[["2009",3]]}}}],"schema":"https://github.com/citation-style-language/schema/raw/master/csl-citation.json"} </w:delInstrText>
        </w:r>
      </w:del>
      <w:r>
        <w:fldChar w:fldCharType="separate"/>
      </w:r>
      <w:ins w:id="852" w:author="Sofia Fernandez Lozano" w:date="2025-03-31T19:46:00Z" w16du:dateUtc="2025-03-31T23:46:00Z">
        <w:r w:rsidR="007D7047" w:rsidRPr="007D7047">
          <w:rPr>
            <w:vertAlign w:val="superscript"/>
          </w:rPr>
          <w:t>11,63,65,66</w:t>
        </w:r>
      </w:ins>
      <w:del w:id="853" w:author="Sofia Fernandez Lozano" w:date="2024-12-12T17:41:00Z" w16du:dateUtc="2024-12-12T23:41:00Z">
        <w:r w:rsidR="0080169C" w:rsidRPr="00795ED5" w:rsidDel="00D937EE">
          <w:rPr>
            <w:vertAlign w:val="superscript"/>
          </w:rPr>
          <w:delText>11,56,58,59</w:delText>
        </w:r>
      </w:del>
      <w:r>
        <w:fldChar w:fldCharType="end"/>
      </w:r>
      <w:r w:rsidRPr="0B4994EC">
        <w:rPr>
          <w:lang w:val="en-US"/>
        </w:rPr>
        <w:t xml:space="preserve"> and even the potential of using </w:t>
      </w:r>
      <w:r w:rsidR="009E677E" w:rsidRPr="0B4994EC">
        <w:rPr>
          <w:lang w:val="en-US"/>
        </w:rPr>
        <w:t>hippocampal</w:t>
      </w:r>
      <w:r w:rsidRPr="0B4994EC">
        <w:rPr>
          <w:lang w:val="en-US"/>
        </w:rPr>
        <w:t xml:space="preserve"> rates of decline to differentiate stable and progressive MCI</w:t>
      </w:r>
      <w:r w:rsidR="00C5664F">
        <w:rPr>
          <w:lang w:val="en-US"/>
        </w:rPr>
        <w:t>.</w:t>
      </w:r>
      <w:r>
        <w:fldChar w:fldCharType="begin"/>
      </w:r>
      <w:ins w:id="854" w:author="Sofia Fernandez Lozano" w:date="2025-03-31T19:46:00Z" w16du:dateUtc="2025-03-31T23:46:00Z">
        <w:r w:rsidR="007D7047">
          <w:instrText xml:space="preserve"> ADDIN ZOTERO_ITEM CSL_CITATION {"citationID":"g7Cp1Af3","properties":{"formattedCitation":"\\super 62,67\\nosupersub{}","plainCitation":"62,67","noteIndex":0},"citationItems":[{"id":2466,"uris":["http://zotero.org/users/4196598/items/CSG3RB46"],"itemData":{"id":2466,"type":"article-journal","abstract":"We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B."}],"issued":{"date-parts":[["2010",3,1]]}}},{"id":2458,"uris":["http://zotero.org/users/4196598/items/TRK22L6I"],"itemData":{"id":2458,"type":"article-journal","abstract":"Studies suggest that smaller hippocampal volume predicts Alzheimer's disease (AD) in mild cognitive impairment (MCI). However, few studies have demonstrated decline rates in cognition and hippocampal volume in MCI subjects with stable clinical presentation. Furthermore, the effects of apolipoprotein E (ApoE) on the change rates of medial temporal structures and cognition in MCI are rarely investigated. Fifty-eight subjects with amnestic MCI and 20 normal aging elderly controls received annual neuropsychological and magnetic resonance imaging (MRI) assessments. Annual decline rates in neuropsychological test scores, hippocampal and amygdalar volumes were calculated. ApoE genotypes were examined. Nineteen (32.7%) MCI subjects converted to AD during an average 22.5-month follow-up period. The annual hippocampal atrophy rate was correlated with a decline in memory test scores. The presence of the ApoE ɛ4 allele did not affect the change rates in neuropsychological test scores and medial temporal structures volume. Compared to subjects with stable MCI (MCI-S) and normal aging, progressive MCI (MCI-P) had the highest annual decline rates in cognition and hippocampal volume. Logistic regression analysis showed that higher annual decline rates in hippocampal volume and global cognitive test scores were associated with conversion to AD. Furthermore, although MCI-S subjects had little cognitive decline, their hippocampal atrophy rates were higher than those of normal aging controls. Therefore, accelerated hippocampal atrophy rates may be an early and important presentation in MCI subjects.","container-title":"Psychiatry Research: Neuroimaging","DOI":"10.1016/j.pscychresns.2008.05.002","ISSN":"0925-4927","issue":"3","journalAbbreviation":"Psychiatry Research: Neuroimaging","page":"221-231","source":"ScienceDirect","title":"Accelerated hippocampal atrophy rates in stable and progressive amnestic mild cognitive impairment","volume":"171","author":[{"family":"Wang","given":"Pei-Ning"},{"family":"Liu","given":"Hsiu-Chih"},{"family":"Lirng","given":"Jiing-Feng"},{"family":"Lin","given":"Ker-Neng"},{"family":"Wu","given":"Zin-An"}],"issued":{"date-parts":[["2009",3,31]]}}}],"schema":"https://github.com/citation-style-language/schema/raw/master/csl-citation.json"} </w:instrText>
        </w:r>
      </w:ins>
      <w:del w:id="855" w:author="Sofia Fernandez Lozano" w:date="2024-12-12T15:01:00Z" w16du:dateUtc="2024-12-12T21:01:00Z">
        <w:r w:rsidR="0080169C" w:rsidDel="0078320C">
          <w:delInstrText xml:space="preserve"> ADDIN ZOTERO_ITEM CSL_CITATION {"citationID":"g7Cp1Af3","properties":{"formattedCitation":"\\super 55,60\\nosupersub{}","plainCitation":"55,60","noteIndex":0},"citationItems":[{"id":2466,"uris":["http://zotero.org/users/4196598/items/CSG3RB46"],"itemData":{"id":2466,"type":"article-journal","abstract":"We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B."}],"issued":{"date-parts":[["2010",3,1]]}}},{"id":2458,"uris":["http://zotero.org/users/4196598/items/TRK22L6I"],"itemData":{"id":2458,"type":"article-journal","abstract":"Studies suggest that smaller hippocampal volume predicts Alzheimer's disease (AD) in mild cognitive impairment (MCI). However, few studies have demonstrated decline rates in cognition and hippocampal volume in MCI subjects with stable clinical presentation. Furthermore, the effects of apolipoprotein E (ApoE) on the change rates of medial temporal structures and cognition in MCI are rarely investigated. Fifty-eight subjects with amnestic MCI and 20 normal aging elderly controls received annual neuropsychological and magnetic resonance imaging (MRI) assessments. Annual decline rates in neuropsychological test scores, hippocampal and amygdalar volumes were calculated. ApoE genotypes were examined. Nineteen (32.7%) MCI subjects converted to AD during an average 22.5-month follow-up period. The annual hippocampal atrophy rate was correlated with a decline in memory test scores. The presence of the ApoE ɛ4 allele did not affect the change rates in neuropsychological test scores and medial temporal structures volume. Compared to subjects with stable MCI (MCI-S) and normal aging, progressive MCI (MCI-P) had the highest annual decline rates in cognition and hippocampal volume. Logistic regression analysis showed that higher annual decline rates in hippocampal volume and global cognitive test scores were associated with conversion to AD. Furthermore, although MCI-S subjects had little cognitive decline, their hippocampal atrophy rates were higher than those of normal aging controls. Therefore, accelerated hippocampal atrophy rates may be an early and important presentation in MCI subjects.","container-title":"Psychiatry Research: Neuroimaging","DOI":"10.1016/j.pscychresns.2008.05.002","ISSN":"0925-4927","issue":"3","journalAbbreviation":"Psychiatry Research: Neuroimaging","page":"221-231","source":"ScienceDirect","title":"Accelerated hippocampal atrophy rates in stable and progressive amnestic mild cognitive impairment","volume":"171","author":[{"family":"Wang","given":"Pei-Ning"},{"family":"Liu","given":"Hsiu-Chih"},{"family":"Lirng","given":"Jiing-Feng"},{"family":"Lin","given":"Ker-Neng"},{"family":"Wu","given":"Zin-An"}],"issued":{"date-parts":[["2009",3,31]]}}}],"schema":"https://github.com/citation-style-language/schema/raw/master/csl-citation.json"} </w:delInstrText>
        </w:r>
      </w:del>
      <w:r>
        <w:fldChar w:fldCharType="separate"/>
      </w:r>
      <w:ins w:id="856" w:author="Sofia Fernandez Lozano" w:date="2025-03-31T19:46:00Z" w16du:dateUtc="2025-03-31T23:46:00Z">
        <w:r w:rsidR="007D7047" w:rsidRPr="007D7047">
          <w:rPr>
            <w:vertAlign w:val="superscript"/>
          </w:rPr>
          <w:t>62,67</w:t>
        </w:r>
      </w:ins>
      <w:del w:id="857" w:author="Sofia Fernandez Lozano" w:date="2024-12-12T17:41:00Z" w16du:dateUtc="2024-12-12T23:41:00Z">
        <w:r w:rsidR="0080169C" w:rsidRPr="00795ED5" w:rsidDel="00D937EE">
          <w:rPr>
            <w:vertAlign w:val="superscript"/>
          </w:rPr>
          <w:delText>55,60</w:delText>
        </w:r>
      </w:del>
      <w:r>
        <w:fldChar w:fldCharType="end"/>
      </w:r>
      <w:r w:rsidRPr="0B4994EC">
        <w:rPr>
          <w:lang w:val="en-US"/>
        </w:rPr>
        <w:t xml:space="preserve"> These results coincide with our slightly stronger associations with age in the MCI cohort compared to the healthy subjects for both hippocampal measures, </w:t>
      </w:r>
      <w:r w:rsidR="009E677E" w:rsidRPr="0B4994EC">
        <w:rPr>
          <w:lang w:val="en-US"/>
        </w:rPr>
        <w:t xml:space="preserve">again </w:t>
      </w:r>
      <w:r w:rsidR="00A27D20" w:rsidRPr="0B4994EC">
        <w:rPr>
          <w:lang w:val="en-US"/>
        </w:rPr>
        <w:t>with</w:t>
      </w:r>
      <w:r w:rsidRPr="0B4994EC">
        <w:rPr>
          <w:lang w:val="en-US"/>
        </w:rPr>
        <w:t xml:space="preserve"> a significant advantage of HVR for all segmentations </w:t>
      </w:r>
      <w:r w:rsidR="00A27D20" w:rsidRPr="0B4994EC">
        <w:rPr>
          <w:lang w:val="en-US"/>
        </w:rPr>
        <w:t xml:space="preserve">methods </w:t>
      </w:r>
      <w:r w:rsidRPr="0B4994EC">
        <w:rPr>
          <w:lang w:val="en-US"/>
        </w:rPr>
        <w:t>except FreeSurfer. Meanwhile, for the AD patients, HVR showed a statistical advantage only for MALF which, in addition to having the lowest rho values overall, was the only method not sensitive enough to find a significant association between HCvol and age in this cohort</w:t>
      </w:r>
      <w:r w:rsidR="000D53CD" w:rsidRPr="0B4994EC">
        <w:rPr>
          <w:lang w:val="en-US"/>
        </w:rPr>
        <w:t>, likely because the MALF estimated volumes regress to the mean</w:t>
      </w:r>
      <w:r w:rsidRPr="0B4994EC">
        <w:rPr>
          <w:lang w:val="en-US"/>
        </w:rPr>
        <w:t>.</w:t>
      </w:r>
    </w:p>
    <w:p w14:paraId="54B4DC09" w14:textId="3C5494C7" w:rsidR="00B20828" w:rsidRPr="00B20828" w:rsidRDefault="3A58633F" w:rsidP="00A23993">
      <w:pPr>
        <w:spacing w:line="360" w:lineRule="auto"/>
        <w:jc w:val="both"/>
      </w:pPr>
      <w:r w:rsidRPr="0B4994EC">
        <w:rPr>
          <w:lang w:val="en-US"/>
        </w:rPr>
        <w:t xml:space="preserve">An assumed relationship between hippocampal volume and memory exists, with larger hippocampi associated with better scores on neuropsychological testing. We found such </w:t>
      </w:r>
      <w:r w:rsidR="525F8D01" w:rsidRPr="0B4994EC">
        <w:rPr>
          <w:lang w:val="en-US"/>
        </w:rPr>
        <w:t xml:space="preserve">a </w:t>
      </w:r>
      <w:r w:rsidRPr="0B4994EC">
        <w:rPr>
          <w:lang w:val="en-US"/>
        </w:rPr>
        <w:t xml:space="preserve">relation in our MCI subgroup for all segmentation methods, but not in the cognitively normal or AD groups. </w:t>
      </w:r>
      <w:r w:rsidR="3A131DEC" w:rsidRPr="0B4994EC">
        <w:rPr>
          <w:lang w:val="en-US"/>
        </w:rPr>
        <w:t xml:space="preserve">These results contrasted with previous reported relationships </w:t>
      </w:r>
      <w:r w:rsidR="61D64DD7" w:rsidRPr="0B4994EC">
        <w:rPr>
          <w:lang w:val="en-US"/>
        </w:rPr>
        <w:t xml:space="preserve">in AD between the delayed subtest of RAVLT with HOC in a </w:t>
      </w:r>
      <w:r w:rsidR="25BDD2B9" w:rsidRPr="0B4994EC">
        <w:rPr>
          <w:lang w:val="en-US"/>
        </w:rPr>
        <w:t>B</w:t>
      </w:r>
      <w:r w:rsidR="61D64DD7" w:rsidRPr="0B4994EC">
        <w:rPr>
          <w:lang w:val="en-US"/>
        </w:rPr>
        <w:t>razilian sample</w:t>
      </w:r>
      <w:r>
        <w:fldChar w:fldCharType="begin"/>
      </w:r>
      <w:ins w:id="858" w:author="Sofia Fernandez Lozano" w:date="2025-03-31T19:46:00Z" w16du:dateUtc="2025-03-31T23:46:00Z">
        <w:r w:rsidR="007D7047">
          <w:instrText xml:space="preserve"> ADDIN ZOTERO_ITEM CSL_CITATION {"citationID":"Rhjw0Ipv","properties":{"formattedCitation":"\\super 68\\nosupersub{}","plainCitation":"68","noteIndex":0},"citationItems":[{"id":2616,"uris":["http://zotero.org/users/4196598/items/3PICPG6C"],"itemData":{"id":2616,"type":"article-journal","abstract":"Background Episodic memory impairments have been described as initial clinical findings in the Alzheimer’s Disease (AD) spectrum, which could be associated with the presence of early hippocampal dysfunction. However, correlates between performances in neuropsychological tests and hippocampal volumes in AD were inconclusive in the literature. Divergent methods to assess episodic memory have been depicted as a major source of heterogeneity across studies. Methods We examined correlates among performances in three different delayed-recall tasks (Rey-Auditory Verbal-Learning Test–RAVLT, Logical Memory and Visual Reproduction subtests from the Wechsler Memory Scale) and fully-automated volumetric measurements of the hippocampus (estimated using Neuroquant®) of 83 older subjects (47 controls, 27 Mild Cognitive Impairment individuals and 9 participants with Dementia due to AD). Results Inter-method correlations of episodic memory performances were at most moderate. Scores in the RAVLT predicted up to 48% of variance in HOC (Hippocampal Occupancy Score) among subjects in the AD spectrum. Discussion Tests using different stimuli (verbal or visual) and presenting distinct designs (word list, story or figure learning) may assess divergent aspects in episodic memory, with heterogeneous anatomical correlates. Conclusions Different episodic memory tests might not assess the same construct and should not be used interchangeably. Scores in RAVLT may correlate with the presence of neurodegeneration in AD.","container-title":"PLOS ONE","DOI":"10.1371/journal.pone.0223731","ISSN":"1932-6203","issue":"10","journalAbbreviation":"PLOS ONE","language":"en","note":"publisher: Public Library of Science","page":"e0223731","source":"PLoS Journals","title":"Inter-method and anatomical correlates of episodic memory tests in the Alzheimer’s Disease spectrum","volume":"14","author":[{"family":"Sudo","given":"Felipe Kenji"},{"family":"Souza","given":"Andrea Silveira","dropping-particle":"de"},{"family":"Drummond","given":"Claudia"},{"family":"Assuncao","given":"Naima"},{"family":"Teldeschi","given":"Alina"},{"family":"Oliveira","given":"Natalia"},{"family":"Rodrigues","given":"Fernanda"},{"family":"Santiago-Bravo","given":"Gustavo"},{"family":"Calil","given":"Victor"},{"family":"Lima","given":"Gabriel"},{"family":"Erthal","given":"Pilar"},{"family":"Bernardes","given":"Gabriel"},{"family":"Monteiro","given":"Marina"},{"family":"Tovar-Moll","given":"Fernanda"},{"family":"Mattos","given":"Paulo"}],"issued":{"date-parts":[["2019",10,10]]}}}],"schema":"https://github.com/citation-style-language/schema/raw/master/csl-citation.json"} </w:instrText>
        </w:r>
      </w:ins>
      <w:del w:id="859" w:author="Sofia Fernandez Lozano" w:date="2024-12-12T15:01:00Z" w16du:dateUtc="2024-12-12T21:01:00Z">
        <w:r w:rsidR="0080169C" w:rsidDel="0078320C">
          <w:delInstrText xml:space="preserve"> ADDIN ZOTERO_ITEM CSL_CITATION {"citationID":"Rhjw0Ipv","properties":{"formattedCitation":"\\super 61\\nosupersub{}","plainCitation":"61","noteIndex":0},"citationItems":[{"id":2616,"uris":["http://zotero.org/users/4196598/items/3PICPG6C"],"itemData":{"id":2616,"type":"article-journal","abstract":"Background Episodic memory impairments have been described as initial clinical findings in the Alzheimer’s Disease (AD) spectrum, which could be associated with the presence of early hippocampal dysfunction. However, correlates between performances in neuropsychological tests and hippocampal volumes in AD were inconclusive in the literature. Divergent methods to assess episodic memory have been depicted as a major source of heterogeneity across studies. Methods We examined correlates among performances in three different delayed-recall tasks (Rey-Auditory Verbal-Learning Test–RAVLT, Logical Memory and Visual Reproduction subtests from the Wechsler Memory Scale) and fully-automated volumetric measurements of the hippocampus (estimated using Neuroquant®) of 83 older subjects (47 controls, 27 Mild Cognitive Impairment individuals and 9 participants with Dementia due to AD). Results Inter-method correlations of episodic memory performances were at most moderate. Scores in the RAVLT predicted up to 48% of variance in HOC (Hippocampal Occupancy Score) among subjects in the AD spectrum. Discussion Tests using different stimuli (verbal or visual) and presenting distinct designs (word list, story or figure learning) may assess divergent aspects in episodic memory, with heterogeneous anatomical correlates. Conclusions Different episodic memory tests might not assess the same construct and should not be used interchangeably. Scores in RAVLT may correlate with the presence of neurodegeneration in AD.","container-title":"PLOS ONE","DOI":"10.1371/journal.pone.0223731","ISSN":"1932-6203","issue":"10","journalAbbreviation":"PLOS ONE","language":"en","note":"publisher: Public Library of Science","page":"e0223731","source":"PLoS Journals","title":"Inter-method and anatomical correlates of episodic memory tests in the Alzheimer’s Disease spectrum","volume":"14","author":[{"family":"Sudo","given":"Felipe Kenji"},{"family":"Souza","given":"Andrea Silveira","dropping-particle":"de"},{"family":"Drummond","given":"Claudia"},{"family":"Assuncao","given":"Naima"},{"family":"Teldeschi","given":"Alina"},{"family":"Oliveira","given":"Natalia"},{"family":"Rodrigues","given":"Fernanda"},{"family":"Santiago-Bravo","given":"Gustavo"},{"family":"Calil","given":"Victor"},{"family":"Lima","given":"Gabriel"},{"family":"Erthal","given":"Pilar"},{"family":"Bernardes","given":"Gabriel"},{"family":"Monteiro","given":"Marina"},{"family":"Tovar-Moll","given":"Fernanda"},{"family":"Mattos","given":"Paulo"}],"issued":{"date-parts":[["2019",10,10]]}}}],"schema":"https://github.com/citation-style-language/schema/raw/master/csl-citation.json"} </w:delInstrText>
        </w:r>
      </w:del>
      <w:r>
        <w:fldChar w:fldCharType="separate"/>
      </w:r>
      <w:ins w:id="860" w:author="Sofia Fernandez Lozano" w:date="2025-03-31T19:46:00Z" w16du:dateUtc="2025-03-31T23:46:00Z">
        <w:r w:rsidR="007D7047" w:rsidRPr="007D7047">
          <w:rPr>
            <w:vertAlign w:val="superscript"/>
          </w:rPr>
          <w:t>68</w:t>
        </w:r>
      </w:ins>
      <w:del w:id="861" w:author="Sofia Fernandez Lozano" w:date="2024-12-12T17:41:00Z" w16du:dateUtc="2024-12-12T23:41:00Z">
        <w:r w:rsidR="0080169C" w:rsidRPr="00795ED5" w:rsidDel="00D937EE">
          <w:rPr>
            <w:vertAlign w:val="superscript"/>
          </w:rPr>
          <w:delText>61</w:delText>
        </w:r>
      </w:del>
      <w:r>
        <w:fldChar w:fldCharType="end"/>
      </w:r>
      <w:r w:rsidR="61D64DD7" w:rsidRPr="0B4994EC">
        <w:rPr>
          <w:lang w:val="en-US"/>
        </w:rPr>
        <w:t xml:space="preserve"> and with HCvol within ADNI</w:t>
      </w:r>
      <w:r w:rsidR="00C5664F">
        <w:rPr>
          <w:lang w:val="en-US"/>
        </w:rPr>
        <w:t>.</w:t>
      </w:r>
      <w:r>
        <w:fldChar w:fldCharType="begin"/>
      </w:r>
      <w:ins w:id="862" w:author="Sofia Fernandez Lozano" w:date="2025-03-31T19:46:00Z" w16du:dateUtc="2025-03-31T23:46:00Z">
        <w:r w:rsidR="007D7047">
          <w:instrText xml:space="preserve"> ADDIN ZOTERO_ITEM CSL_CITATION {"citationID":"cbaDppJQ","properties":{"formattedCitation":"\\super 69\\nosupersub{}","plainCitation":"69","noteIndex":0},"citationItems":[{"id":2615,"uris":["http://zotero.org/users/4196598/items/PT2W2K5A"],"itemData":{"id":2615,"type":"article-journal","abstract":"Objective: To investigate whether APOE ε4 affects the association of verbal memory with neurodegeneration presented by the hippocampal volume/intracranial volume ratio (HpVR).Methods: The study sample included 371 individuals with normal cognition (NC), 725 subjects with amnestic mild cognitive impairment (aMCI), and 251 patients with mild Alzheimer’s disease (AD) from the Alzheimer’s Disease Neuroimaging Initiative (ADNI) who underwent the rey auditory verbal learning test (RAVLT). Multiple linear regression models were conducted to assess the effect of the APOE ε4</w:instrText>
        </w:r>
        <w:r w:rsidR="007D7047">
          <w:rPr>
            <w:rFonts w:ascii="Cambria Math" w:hAnsi="Cambria Math" w:cs="Cambria Math"/>
          </w:rPr>
          <w:instrText>∗</w:instrText>
        </w:r>
        <w:r w:rsidR="007D7047">
          <w:instrText xml:space="preserve">HpVR interaction on RAVLT in all subjects and in each diagnostic group adjusting for age, gender and educational attainment, and global cognition.Results: In all subjects, there was no significant APOE ε4 × HpVR interaction for immediate recall or delayed recall (p &gt; 0.05). However, in aMCI subjects, there was a significant APOE ε4 × HpVR interaction for delayed recall (p = 0.008), but not immediate recall (p = 0.15). More specifically, the detrimental effect of APOE ε4 on delayed recall altered by HpVR such that this effect was most evident among subjects with small to moderate HpVR, but this disadvantage was absent or even reversed among subjects with larger HpVR. No significant interaction was observed in the NC or AD group.Conclusion: These findings highlight a potential role of APOE ε4 status in affecting the association of hippocampus size with delayed recall memory in the early stage of AD.","container-title":"Frontiers in Aging Neuroscience","ISSN":"1663-4365","source":"Frontiers","title":"The Relationship Between Hippocampal Volumes and Delayed Recall Is Modified by APOE ε4 in Mild Cognitive Impairment","URL":"https://www.frontiersin.org/articles/10.3389/fnagi.2019.00036","volume":"11","author":[{"family":"Wang","given":"Xiwu"},{"family":"Zhou","given":"Wenjun"},{"family":"Ye","given":"Teng"},{"family":"Lin","given":"Xiaodong"},{"family":"Zhang","given":"Jie"},{"family":"","given":"the Alzheimer’s Disease Neuroimaging Initiative"}],"accessed":{"date-parts":[["2023",11,20]]},"issued":{"date-parts":[["2019"]]}}}],"schema":"https://github.com/citation-style-language/schema/raw/master/csl-citation.json"} </w:instrText>
        </w:r>
      </w:ins>
      <w:del w:id="863" w:author="Sofia Fernandez Lozano" w:date="2024-12-12T15:01:00Z" w16du:dateUtc="2024-12-12T21:01:00Z">
        <w:r w:rsidR="0080169C" w:rsidDel="0078320C">
          <w:delInstrText xml:space="preserve"> ADDIN ZOTERO_ITEM CSL_CITATION {"citationID":"cbaDppJQ","properties":{"formattedCitation":"\\super 62\\nosupersub{}","plainCitation":"62","noteIndex":0},"citationItems":[{"id":2615,"uris":["http://zotero.org/users/4196598/items/PT2W2K5A"],"itemData":{"id":2615,"type":"article-journal","abstract":"Objective: To investigate whether APOE ε4 affects the association of verbal memory with neurodegeneration presented by the hippocampal volume/intracranial volume ratio (HpVR).Methods: The study sample included 371 individuals with normal cognition (NC), 725 subjects with amnestic mild cognitive impairment (aMCI), and 251 patients with mild Alzheimer’s disease (AD) from the Alzheimer’s Disease Neuroimaging Initiative (ADNI) who underwent the rey auditory verbal learning test (RAVLT). Multiple linear regression models were conducted to assess the effect of the APOE ε4</w:delInstrText>
        </w:r>
        <w:r w:rsidR="0080169C" w:rsidDel="0078320C">
          <w:rPr>
            <w:rFonts w:ascii="Cambria Math" w:hAnsi="Cambria Math" w:cs="Cambria Math"/>
          </w:rPr>
          <w:delInstrText>∗</w:delInstrText>
        </w:r>
        <w:r w:rsidR="0080169C" w:rsidDel="0078320C">
          <w:delInstrText xml:space="preserve">HpVR interaction on RAVLT in all subjects and in each diagnostic group adjusting for age, gender and educational attainment, and global cognition.Results: In all subjects, there was no significant APOE ε4 × HpVR interaction for immediate recall or delayed recall (p &gt; 0.05). However, in aMCI subjects, there was a significant APOE ε4 × HpVR interaction for delayed recall (p = 0.008), but not immediate recall (p = 0.15). More specifically, the detrimental effect of APOE ε4 on delayed recall altered by HpVR such that this effect was most evident among subjects with small to moderate HpVR, but this disadvantage was absent or even reversed among subjects with larger HpVR. No significant interaction was observed in the NC or AD group.Conclusion: These findings highlight a potential role of APOE ε4 status in affecting the association of hippocampus size with delayed recall memory in the early stage of AD.","container-title":"Frontiers in Aging Neuroscience","ISSN":"1663-4365","source":"Frontiers","title":"The Relationship Between Hippocampal Volumes and Delayed Recall Is Modified by APOE ε4 in Mild Cognitive Impairment","URL":"https://www.frontiersin.org/articles/10.3389/fnagi.2019.00036","volume":"11","author":[{"family":"Wang","given":"Xiwu"},{"family":"Zhou","given":"Wenjun"},{"family":"Ye","given":"Teng"},{"family":"Lin","given":"Xiaodong"},{"family":"Zhang","given":"Jie"},{"family":"","given":"the Alzheimer’s Disease Neuroimaging Initiative"}],"accessed":{"date-parts":[["2023",11,20]]},"issued":{"date-parts":[["2019"]]}}}],"schema":"https://github.com/citation-style-language/schema/raw/master/csl-citation.json"} </w:delInstrText>
        </w:r>
      </w:del>
      <w:r>
        <w:fldChar w:fldCharType="separate"/>
      </w:r>
      <w:ins w:id="864" w:author="Sofia Fernandez Lozano" w:date="2025-03-31T19:46:00Z" w16du:dateUtc="2025-03-31T23:46:00Z">
        <w:r w:rsidR="007D7047" w:rsidRPr="007D7047">
          <w:rPr>
            <w:vertAlign w:val="superscript"/>
          </w:rPr>
          <w:t>69</w:t>
        </w:r>
      </w:ins>
      <w:del w:id="865" w:author="Sofia Fernandez Lozano" w:date="2024-12-12T17:41:00Z" w16du:dateUtc="2024-12-12T23:41:00Z">
        <w:r w:rsidR="0080169C" w:rsidRPr="00795ED5" w:rsidDel="00D937EE">
          <w:rPr>
            <w:vertAlign w:val="superscript"/>
          </w:rPr>
          <w:delText>62</w:delText>
        </w:r>
      </w:del>
      <w:r>
        <w:fldChar w:fldCharType="end"/>
      </w:r>
    </w:p>
    <w:p w14:paraId="53031201" w14:textId="1D424996" w:rsidR="3B2D5259" w:rsidRPr="00B20828" w:rsidRDefault="3A58633F" w:rsidP="00A23993">
      <w:pPr>
        <w:spacing w:line="360" w:lineRule="auto"/>
        <w:jc w:val="both"/>
      </w:pPr>
      <w:bookmarkStart w:id="866" w:name="_ysg8qr5ag349"/>
      <w:bookmarkEnd w:id="866"/>
      <w:r w:rsidRPr="0B4994EC">
        <w:rPr>
          <w:lang w:val="en-US"/>
        </w:rPr>
        <w:t xml:space="preserve">Further, HVR associations with memory were comparable to those of HCvol among all segmentations and subgroups. While these results contrast </w:t>
      </w:r>
      <w:r w:rsidR="58642C95" w:rsidRPr="0B4994EC">
        <w:rPr>
          <w:lang w:val="en-US"/>
        </w:rPr>
        <w:t xml:space="preserve">with </w:t>
      </w:r>
      <w:r w:rsidRPr="0B4994EC">
        <w:rPr>
          <w:lang w:val="en-US"/>
        </w:rPr>
        <w:t>the preliminary report of HVR surpassing an already high association between HCvol and memory measured by the same test, they fit with the heterogeneous and highly variable existing evidence for the relationship between HCvol and memory performance</w:t>
      </w:r>
      <w:r w:rsidR="00C5664F">
        <w:rPr>
          <w:lang w:val="en-US"/>
        </w:rPr>
        <w:t>.</w:t>
      </w:r>
      <w:r>
        <w:fldChar w:fldCharType="begin"/>
      </w:r>
      <w:ins w:id="867" w:author="Sofia Fernandez Lozano" w:date="2025-03-31T19:46:00Z" w16du:dateUtc="2025-03-31T23:46:00Z">
        <w:r w:rsidR="007D7047">
          <w:instrText xml:space="preserve"> ADDIN ZOTERO_ITEM CSL_CITATION {"citationID":"LUa0Jyt5","properties":{"formattedCitation":"\\super 60\\nosupersub{}","plainCitation":"60","noteIndex":0},"citationItems":[{"id":2457,"uris":["http://zotero.org/users/4196598/items/WEKAUIX7"],"itemData":{"id":2457,"type":"article-journal","abstract":"Poor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instrText>
        </w:r>
      </w:ins>
      <w:del w:id="868" w:author="Sofia Fernandez Lozano" w:date="2024-12-12T15:01:00Z" w16du:dateUtc="2024-12-12T21:01:00Z">
        <w:r w:rsidR="0080169C" w:rsidDel="0078320C">
          <w:delInstrText xml:space="preserve"> ADDIN ZOTERO_ITEM CSL_CITATION {"citationID":"LUa0Jyt5","properties":{"formattedCitation":"\\super 53\\nosupersub{}","plainCitation":"53","noteIndex":0},"citationItems":[{"id":2457,"uris":["http://zotero.org/users/4196598/items/WEKAUIX7"],"itemData":{"id":2457,"type":"article-journal","abstract":"Poor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delInstrText>
        </w:r>
      </w:del>
      <w:r>
        <w:fldChar w:fldCharType="separate"/>
      </w:r>
      <w:ins w:id="869" w:author="Sofia Fernandez Lozano" w:date="2025-03-31T19:46:00Z" w16du:dateUtc="2025-03-31T23:46:00Z">
        <w:r w:rsidR="007D7047" w:rsidRPr="007D7047">
          <w:rPr>
            <w:vertAlign w:val="superscript"/>
          </w:rPr>
          <w:t>60</w:t>
        </w:r>
      </w:ins>
      <w:del w:id="870" w:author="Sofia Fernandez Lozano" w:date="2024-12-12T17:41:00Z" w16du:dateUtc="2024-12-12T23:41:00Z">
        <w:r w:rsidR="0080169C" w:rsidRPr="00795ED5" w:rsidDel="00D937EE">
          <w:rPr>
            <w:vertAlign w:val="superscript"/>
          </w:rPr>
          <w:delText>53</w:delText>
        </w:r>
      </w:del>
      <w:r>
        <w:fldChar w:fldCharType="end"/>
      </w:r>
      <w:r w:rsidRPr="0B4994EC">
        <w:rPr>
          <w:lang w:val="en-US"/>
        </w:rPr>
        <w:t xml:space="preserve"> Another potential source </w:t>
      </w:r>
      <w:r w:rsidR="58642C95" w:rsidRPr="0B4994EC">
        <w:rPr>
          <w:lang w:val="en-US"/>
        </w:rPr>
        <w:t>of difference between our results and those reported by Schoemaker</w:t>
      </w:r>
      <w:r w:rsidR="00C5664F">
        <w:rPr>
          <w:lang w:val="en-US"/>
        </w:rPr>
        <w:t xml:space="preserve"> et al.</w:t>
      </w:r>
      <w:r w:rsidR="00C5664F">
        <w:fldChar w:fldCharType="begin"/>
      </w:r>
      <w:ins w:id="871" w:author="Sofia Fernandez Lozano" w:date="2025-03-12T20:58:00Z" w16du:dateUtc="2025-03-13T00:58:00Z">
        <w:r w:rsidR="00E73407">
          <w:instrText xml:space="preserve"> ADDIN ZOTERO_ITEM CSL_CITATION {"citationID":"Sz2ogk26","properties":{"formattedCitation":"\\super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872" w:author="Sofia Fernandez Lozano" w:date="2024-12-12T15:01:00Z" w16du:dateUtc="2024-12-12T21:01:00Z">
        <w:r w:rsidR="00C5664F" w:rsidDel="0078320C">
          <w:del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rsidR="00C5664F">
        <w:fldChar w:fldCharType="separate"/>
      </w:r>
      <w:r w:rsidR="00C5664F" w:rsidRPr="0080169C">
        <w:rPr>
          <w:vertAlign w:val="superscript"/>
        </w:rPr>
        <w:t>16</w:t>
      </w:r>
      <w:r w:rsidR="00C5664F">
        <w:fldChar w:fldCharType="end"/>
      </w:r>
      <w:r w:rsidR="00C5664F">
        <w:t xml:space="preserve"> </w:t>
      </w:r>
      <w:r w:rsidRPr="0B4994EC">
        <w:rPr>
          <w:lang w:val="en-US"/>
        </w:rPr>
        <w:t xml:space="preserve">is </w:t>
      </w:r>
      <w:r w:rsidR="58642C95" w:rsidRPr="0B4994EC">
        <w:rPr>
          <w:lang w:val="en-US"/>
        </w:rPr>
        <w:t>that</w:t>
      </w:r>
      <w:r w:rsidRPr="0B4994EC">
        <w:rPr>
          <w:lang w:val="en-US"/>
        </w:rPr>
        <w:t xml:space="preserve"> our groups were on average a decade older</w:t>
      </w:r>
      <w:r w:rsidR="58642C95" w:rsidRPr="0B4994EC">
        <w:rPr>
          <w:lang w:val="en-US"/>
        </w:rPr>
        <w:t>,</w:t>
      </w:r>
      <w:r w:rsidRPr="0B4994EC">
        <w:rPr>
          <w:lang w:val="en-US"/>
        </w:rPr>
        <w:t xml:space="preserve"> and greater individual variability in episodic memory has been found for older adults</w:t>
      </w:r>
      <w:r w:rsidR="00C5664F">
        <w:rPr>
          <w:lang w:val="en-US"/>
        </w:rPr>
        <w:t>.</w:t>
      </w:r>
      <w:r>
        <w:fldChar w:fldCharType="begin"/>
      </w:r>
      <w:ins w:id="873" w:author="Sofia Fernandez Lozano" w:date="2025-03-31T19:46:00Z" w16du:dateUtc="2025-03-31T23:46:00Z">
        <w:r w:rsidR="007D7047">
          <w:instrText xml:space="preserve"> ADDIN ZOTERO_ITEM CSL_CITATION {"citationID":"YWFTWWbh","properties":{"formattedCitation":"\\super 70\\uc0\\u8211{}73\\nosupersub{}","plainCitation":"70–73","noteIndex":0},"citationItems":[{"id":2453,"uris":["http://zotero.org/users/4196598/items/RE7XLFGZ"],"itemData":{"id":2453,"type":"article-journal","abstract":"It is often asserted that older people are more variable than younger people; however, the published data do not always support this statement. To examine directly the applicability of the assertion, measures of reaction time (RT), memory, and intelligence from studies published in Psychology and Aging and the Journal of Gerontology from 1986 to 1990 were examined. The coefficients of variability calculated from data published in studies in which a group of younger people was compared with a group of older people indicated that variability was greater among older participants on measures of RT, memory, and fluid intelligence but not crystallized intelligence. Further examination of data bearing on relative variability is indicated.","archive":"Scopus","container-title":"Psychology and Aging","DOI":"10.1037/0882-7974.8.2.156","ISSN":"0882-7974","issue":"2","language":"English","page":"156-164","source":"Scopus","title":"Does Variability Increase With Age? An Archival Study of Cognitive Measures","title-short":"Does Variability Increase With Age?","volume":"8","author":[{"family":"Morse","given":"C.K."}],"issued":{"date-parts":[["1993"]]}}},{"id":2455,"uris":["http://zotero.org/users/4196598/items/5UJFSLTR"],"itemData":{"id":2455,"type":"article-journal","abstract":"Studies examining age-related changes typically report findings as age-based generalizations that neglect the phenomenon of variability in gerontological research. This paper examines the degree of attention given in 185 studies to individual differences and the empirical patterns of variability reported in those studies that present measures of dispersion. Measures of dispersion were reported in 43% of the gerontological studies reviewed and in 24% of the devefopmentaf studies. Overaff, a majority of aff gerontofogicaf studies presenting data reported increases in variability with increasing age (65%). This pattern was more pronounced in longitudinal studies than in cross-sectional ones.","container-title":"The Gerontologist","DOI":"10.1093/geront/32.1.17","ISSN":"0016-9013","issue":"1","journalAbbreviation":"The Gerontologist","page":"17-23","source":"Silverchair","title":"Aged Heterogeneity: Fact or Fiction? The Fate of Diversity in Gerontological Research1","title-short":"Aged Heterogeneity","volume":"32","author":[{"family":"Nelson","given":"E. Anne"},{"family":"Dannefer","given":"Dale"}],"issued":{"date-parts":[["1992",2,1]]}}},{"id":2454,"uris":["http://zotero.org/users/4196598/items/EVF8UYE3"],"itemData":{"id":2454,"type":"article-journal","abstract":"In the literature, il is generally asserted that diversity of performance increases with advancing age. Recent research by Hale. Myerson, Smith and Poon (1988), however, demonstrated that for reaction time measures, increasing diversity (SD) is a function of performance solely. The present meta-analytic research indicates that correlations between age and SD, with mean performance partialed out, are significant for STM span and for measures of episodic memory. Thus, aging includes both an effect on the mean of memory performance and on the interindividual diversity in at least some aspects of memory performance. © 1990 Ubiquity Press. All rights reserved.","archive":"Scopus","container-title":"Psychologica Belgica","DOI":"10.5334/PB.807","ISSN":"0033-2879","issue":"1-2","language":"English","page":"167-176","source":"Scopus","title":"Memory Aging and the Increasing Diversity Hypothesis: Empirical Evidence","title-short":"Memory Aging and the Increasing Diversity Hypothesis","volume":"30","author":[{"family":"Verhaeghen","given":"P."},{"family":"Marcoen","given":"A."}],"issued":{"date-parts":[["1990"]]}}},{"id":2448,"uris":["http://zotero.org/users/4196598/items/JSWKYLDQ"],"itemData":{"id":2448,"type":"article-journal","abstract":"The authors examined change in cognitive abilities in older Catholic clergy members. For up to 6 years, participants underwent annual clinical evaluations, which included a battery of tests from which summary measures of 7 abilities were derived. On average, decline occurred in each ability and was more rapid in older persons than in younger persons. However, wide individual differences were evident at all ages. Rate of change in a given domain was not strongly related to baseline level of function in that domain but was moderately associated with rates of change in other cognitive domains. The results suggest that change in cognitive function in old age primarily reflects person-specific factors rather than an inevitable developmental process. (PsycInfo Database Record (c) 2022 APA, all rights reserved)","container-title":"Psychology and Aging","DOI":"10.1037/0882-7974.17.2.179","ISSN":"1939-1498","issue":"2","note":"publisher-place: US\npublisher: American Psychological Association","page":"179-193","source":"APA PsycNet","title":"Individual differences in rates of change in cognitive abilities of older persons","volume":"17","author":[{"family":"Wilson","given":"Robert S."},{"family":"Beckett","given":"Laurel A."},{"family":"Barnes","given":"Lisa L."},{"family":"Schneider","given":"Julie A."},{"family":"Bach","given":"Julie"},{"family":"Evans","given":"Denis A."},{"family":"Bennett","given":"David A."}],"issued":{"date-parts":[["2002"]]}}}],"schema":"https://github.com/citation-style-language/schema/raw/master/csl-citation.json"} </w:instrText>
        </w:r>
      </w:ins>
      <w:del w:id="874" w:author="Sofia Fernandez Lozano" w:date="2024-12-12T15:01:00Z" w16du:dateUtc="2024-12-12T21:01:00Z">
        <w:r w:rsidR="0080169C" w:rsidDel="0078320C">
          <w:delInstrText xml:space="preserve"> ADDIN ZOTERO_ITEM CSL_CITATION {"citationID":"YWFTWWbh","properties":{"formattedCitation":"\\super 63\\uc0\\u8211{}66\\nosupersub{}","plainCitation":"63–66","noteIndex":0},"citationItems":[{"id":2453,"uris":["http://zotero.org/users/4196598/items/RE7XLFGZ"],"itemData":{"id":2453,"type":"article-journal","abstract":"It is often asserted that older people are more variable than younger people; however, the published data do not always support this statement. To examine directly the applicability of the assertion, measures of reaction time (RT), memory, and intelligence from studies published in Psychology and Aging and the Journal of Gerontology from 1986 to 1990 were examined. The coefficients of variability calculated from data published in studies in which a group of younger people was compared with a group of older people indicated that variability was greater among older participants on measures of RT, memory, and fluid intelligence but not crystallized intelligence. Further examination of data bearing on relative variability is indicated.","archive":"Scopus","container-title":"Psychology and Aging","DOI":"10.1037/0882-7974.8.2.156","ISSN":"0882-7974","issue":"2","language":"English","page":"156-164","source":"Scopus","title":"Does Variability Increase With Age? An Archival Study of Cognitive Measures","title-short":"Does Variability Increase With Age?","volume":"8","author":[{"family":"Morse","given":"C.K."}],"issued":{"date-parts":[["1993"]]}}},{"id":2455,"uris":["http://zotero.org/users/4196598/items/5UJFSLTR"],"itemData":{"id":2455,"type":"article-journal","abstract":"Studies examining age-related changes typically report findings as age-based generalizations that neglect the phenomenon of variability in gerontological research. This paper examines the degree of attention given in 185 studies to individual differences and the empirical patterns of variability reported in those studies that present measures of dispersion. Measures of dispersion were reported in 43% of the gerontological studies reviewed and in 24% of the devefopmentaf studies. Overaff, a majority of aff gerontofogicaf studies presenting data reported increases in variability with increasing age (65%). This pattern was more pronounced in longitudinal studies than in cross-sectional ones.","container-title":"The Gerontologist","DOI":"10.1093/geront/32.1.17","ISSN":"0016-9013","issue":"1","journalAbbreviation":"The Gerontologist","page":"17-23","source":"Silverchair","title":"Aged Heterogeneity: Fact or Fiction? The Fate of Diversity in Gerontological Research1","title-short":"Aged Heterogeneity","volume":"32","author":[{"family":"Nelson","given":"E. Anne"},{"family":"Dannefer","given":"Dale"}],"issued":{"date-parts":[["1992",2,1]]}}},{"id":2454,"uris":["http://zotero.org/users/4196598/items/EVF8UYE3"],"itemData":{"id":2454,"type":"article-journal","abstract":"In the literature, il is generally asserted that diversity of performance increases with advancing age. Recent research by Hale. Myerson, Smith and Poon (1988), however, demonstrated that for reaction time measures, increasing diversity (SD) is a function of performance solely. The present meta-analytic research indicates that correlations between age and SD, with mean performance partialed out, are significant for STM span and for measures of episodic memory. Thus, aging includes both an effect on the mean of memory performance and on the interindividual diversity in at least some aspects of memory performance. © 1990 Ubiquity Press. All rights reserved.","archive":"Scopus","container-title":"Psychologica Belgica","DOI":"10.5334/PB.807","ISSN":"0033-2879","issue":"1-2","language":"English","page":"167-176","source":"Scopus","title":"Memory Aging and the Increasing Diversity Hypothesis: Empirical Evidence","title-short":"Memory Aging and the Increasing Diversity Hypothesis","volume":"30","author":[{"family":"Verhaeghen","given":"P."},{"family":"Marcoen","given":"A."}],"issued":{"date-parts":[["1990"]]}}},{"id":2448,"uris":["http://zotero.org/users/4196598/items/JSWKYLDQ"],"itemData":{"id":2448,"type":"article-journal","abstract":"The authors examined change in cognitive abilities in older Catholic clergy members. For up to 6 years, participants underwent annual clinical evaluations, which included a battery of tests from which summary measures of 7 abilities were derived. On average, decline occurred in each ability and was more rapid in older persons than in younger persons. However, wide individual differences were evident at all ages. Rate of change in a given domain was not strongly related to baseline level of function in that domain but was moderately associated with rates of change in other cognitive domains. The results suggest that change in cognitive function in old age primarily reflects person-specific factors rather than an inevitable developmental process. (PsycInfo Database Record (c) 2022 APA, all rights reserved)","container-title":"Psychology and Aging","DOI":"10.1037/0882-7974.17.2.179","ISSN":"1939-1498","issue":"2","note":"publisher-place: US\npublisher: American Psychological Association","page":"179-193","source":"APA PsycNet","title":"Individual differences in rates of change in cognitive abilities of older persons","volume":"17","author":[{"family":"Wilson","given":"Robert S."},{"family":"Beckett","given":"Laurel A."},{"family":"Barnes","given":"Lisa L."},{"family":"Schneider","given":"Julie A."},{"family":"Bach","given":"Julie"},{"family":"Evans","given":"Denis A."},{"family":"Bennett","given":"David A."}],"issued":{"date-parts":[["2002"]]}}}],"schema":"https://github.com/citation-style-language/schema/raw/master/csl-citation.json"} </w:delInstrText>
        </w:r>
      </w:del>
      <w:r>
        <w:fldChar w:fldCharType="separate"/>
      </w:r>
      <w:ins w:id="875" w:author="Sofia Fernandez Lozano" w:date="2025-03-31T19:46:00Z" w16du:dateUtc="2025-03-31T23:46:00Z">
        <w:r w:rsidR="007D7047" w:rsidRPr="007D7047">
          <w:rPr>
            <w:vertAlign w:val="superscript"/>
          </w:rPr>
          <w:t>70–73</w:t>
        </w:r>
      </w:ins>
      <w:del w:id="876" w:author="Sofia Fernandez Lozano" w:date="2024-12-12T17:41:00Z" w16du:dateUtc="2024-12-12T23:41:00Z">
        <w:r w:rsidR="0080169C" w:rsidRPr="00795ED5" w:rsidDel="00D937EE">
          <w:rPr>
            <w:vertAlign w:val="superscript"/>
          </w:rPr>
          <w:delText>63–66</w:delText>
        </w:r>
      </w:del>
      <w:r>
        <w:fldChar w:fldCharType="end"/>
      </w:r>
      <w:r w:rsidR="23D477DC" w:rsidRPr="0B4994EC">
        <w:rPr>
          <w:lang w:val="en-US"/>
        </w:rPr>
        <w:t xml:space="preserve"> </w:t>
      </w:r>
      <w:r w:rsidR="7DB974B1" w:rsidRPr="0B4994EC">
        <w:rPr>
          <w:lang w:val="en-US"/>
        </w:rPr>
        <w:t xml:space="preserve">Additionally, given the clinical nature of our sample, we also explored the association between our hippocampal measures and a </w:t>
      </w:r>
      <w:r w:rsidR="45A9791F" w:rsidRPr="0B4994EC">
        <w:rPr>
          <w:lang w:val="en-US"/>
        </w:rPr>
        <w:t>more global</w:t>
      </w:r>
      <w:r w:rsidR="7DB974B1" w:rsidRPr="0B4994EC">
        <w:rPr>
          <w:lang w:val="en-US"/>
        </w:rPr>
        <w:t xml:space="preserve"> evaluation of cognition in the form of the ADAS13, which, </w:t>
      </w:r>
      <w:r w:rsidR="45A9791F" w:rsidRPr="0B4994EC">
        <w:rPr>
          <w:lang w:val="en-US"/>
        </w:rPr>
        <w:t>in addition to</w:t>
      </w:r>
      <w:r w:rsidR="7DB974B1" w:rsidRPr="0B4994EC">
        <w:rPr>
          <w:lang w:val="en-US"/>
        </w:rPr>
        <w:t xml:space="preserve"> memory, assesses other domains like language and praxis</w:t>
      </w:r>
      <w:r w:rsidR="00C5664F">
        <w:rPr>
          <w:lang w:val="en-US"/>
        </w:rPr>
        <w:t>.</w:t>
      </w:r>
      <w:r>
        <w:fldChar w:fldCharType="begin"/>
      </w:r>
      <w:ins w:id="877" w:author="Sofia Fernandez Lozano" w:date="2025-03-31T19:46:00Z" w16du:dateUtc="2025-03-31T23:46:00Z">
        <w:r w:rsidR="007D7047">
          <w:instrText xml:space="preserve"> ADDIN ZOTERO_ITEM CSL_CITATION {"citationID":"n78Z58yc","properties":{"formattedCitation":"\\super 74\\nosupersub{}","plainCitation":"74","noteIndex":0},"citationItems":[{"id":2447,"uris":["http://zotero.org/users/4196598/items/67HL2DBD"],"itemData":{"id":2447,"type":"article-journal","abstract":"The Alzheimer's Disease Assessment Scale-Cognitive Subscale (ADAS-Cog) was developed in the 1980s to assess the level of cognitive dysfunction in Alzheimer's disease. Advancements in the research field have shifted focus toward pre-dementia populations, and use of the ADAS-Cog has extended into these pre-dementia studies despite concerns about its ability to detect important changes at these milder stages of disease progression. If the ADAS-Cog cannot detect important changes, our understanding of pre-dementia disease progression may be compromised and trials may incorrectly conclude that a novel treatment approach is not beneficial. The purpose of this review was to assess the performance of the ADAS-Cog in pre-dementia populations, and to review all modifications that have been made to the ADAS-Cog to improve its measurement performance in dementia or pre-dementia populations. The contents of this review are based on bibliographic searches of electronic databases to locate all studies using the ADAS-Cog in pre-dementia samples or subsamples, and to locate all modified versions. Citations from relevant articles were also consulted. Overall, our results suggest the original ADAS-Cog is not an optimal outcome measure for pre-dementia studies; however, given the prominence of the ADAS-Cog, care must be taken when considering the use of alternative outcome measures. Thirty-one modified versions of the ADAS-Cog were found. Modification approaches that appear most beneficial include altering scoring methodology or adding tests of memory, executive function, and/or daily functioning. Although modifications improve the performance of the ADAS-Cog, this is at the cost of introducing heterogeneity that may limit between-study comparison.","container-title":"Journal of Alzheimer's disease: JAD","DOI":"10.3233/JAD-170991","ISSN":"1875-8908","issue":"2","journalAbbreviation":"J Alzheimers Dis","language":"eng","note":"PMID: 29660938\nPMCID: PMC5929311","page":"423-444","source":"PubMed","title":"The Alzheimer's Disease Assessment Scale-Cognitive Subscale (ADAS-Cog): Modifications and Responsiveness in Pre-Dementia Populations. A Narrative Review","title-short":"The Alzheimer's Disease Assessment Scale-Cognitive Subscale (ADAS-Cog)","volume":"63","author":[{"family":"Kueper","given":"Jacqueline K."},{"family":"Speechley","given":"Mark"},{"family":"Montero-Odasso","given":"Manuel"}],"issued":{"date-parts":[["2018"]]}}}],"schema":"https://github.com/citation-style-language/schema/raw/master/csl-citation.json"} </w:instrText>
        </w:r>
      </w:ins>
      <w:del w:id="878" w:author="Sofia Fernandez Lozano" w:date="2024-12-12T15:01:00Z" w16du:dateUtc="2024-12-12T21:01:00Z">
        <w:r w:rsidR="0080169C" w:rsidDel="0078320C">
          <w:delInstrText xml:space="preserve"> ADDIN ZOTERO_ITEM CSL_CITATION {"citationID":"n78Z58yc","properties":{"formattedCitation":"\\super 67\\nosupersub{}","plainCitation":"67","noteIndex":0},"citationItems":[{"id":2447,"uris":["http://zotero.org/users/4196598/items/67HL2DBD"],"itemData":{"id":2447,"type":"article-journal","abstract":"The Alzheimer's Disease Assessment Scale-Cognitive Subscale (ADAS-Cog) was developed in the 1980s to assess the level of cognitive dysfunction in Alzheimer's disease. Advancements in the research field have shifted focus toward pre-dementia populations, and use of the ADAS-Cog has extended into these pre-dementia studies despite concerns about its ability to detect important changes at these milder stages of disease progression. If the ADAS-Cog cannot detect important changes, our understanding of pre-dementia disease progression may be compromised and trials may incorrectly conclude that a novel treatment approach is not beneficial. The purpose of this review was to assess the performance of the ADAS-Cog in pre-dementia populations, and to review all modifications that have been made to the ADAS-Cog to improve its measurement performance in dementia or pre-dementia populations. The contents of this review are based on bibliographic searches of electronic databases to locate all studies using the ADAS-Cog in pre-dementia samples or subsamples, and to locate all modified versions. Citations from relevant articles were also consulted. Overall, our results suggest the original ADAS-Cog is not an optimal outcome measure for pre-dementia studies; however, given the prominence of the ADAS-Cog, care must be taken when considering the use of alternative outcome measures. Thirty-one modified versions of the ADAS-Cog were found. Modification approaches that appear most beneficial include altering scoring methodology or adding tests of memory, executive function, and/or daily functioning. Although modifications improve the performance of the ADAS-Cog, this is at the cost of introducing heterogeneity that may limit between-study comparison.","container-title":"Journal of Alzheimer's disease: JAD","DOI":"10.3233/JAD-170991","ISSN":"1875-8908","issue":"2","journalAbbreviation":"J Alzheimers Dis","language":"eng","note":"PMID: 29660938\nPMCID: PMC5929311","page":"423-444","source":"PubMed","title":"The Alzheimer's Disease Assessment Scale-Cognitive Subscale (ADAS-Cog): Modifications and Responsiveness in Pre-Dementia Populations. A Narrative Review","title-short":"The Alzheimer's Disease Assessment Scale-Cognitive Subscale (ADAS-Cog)","volume":"63","author":[{"family":"Kueper","given":"Jacqueline K."},{"family":"Speechley","given":"Mark"},{"family":"Montero-Odasso","given":"Manuel"}],"issued":{"date-parts":[["2018"]]}}}],"schema":"https://github.com/citation-style-language/schema/raw/master/csl-citation.json"} </w:delInstrText>
        </w:r>
      </w:del>
      <w:r>
        <w:fldChar w:fldCharType="separate"/>
      </w:r>
      <w:ins w:id="879" w:author="Sofia Fernandez Lozano" w:date="2025-03-31T19:46:00Z" w16du:dateUtc="2025-03-31T23:46:00Z">
        <w:r w:rsidR="007D7047" w:rsidRPr="007D7047">
          <w:rPr>
            <w:vertAlign w:val="superscript"/>
          </w:rPr>
          <w:t>74</w:t>
        </w:r>
      </w:ins>
      <w:del w:id="880" w:author="Sofia Fernandez Lozano" w:date="2024-12-12T17:41:00Z" w16du:dateUtc="2024-12-12T23:41:00Z">
        <w:r w:rsidR="0080169C" w:rsidRPr="00795ED5" w:rsidDel="00D937EE">
          <w:rPr>
            <w:vertAlign w:val="superscript"/>
          </w:rPr>
          <w:delText>67</w:delText>
        </w:r>
      </w:del>
      <w:r>
        <w:fldChar w:fldCharType="end"/>
      </w:r>
      <w:r w:rsidR="7DB974B1" w:rsidRPr="0B4994EC">
        <w:rPr>
          <w:lang w:val="en-US"/>
        </w:rPr>
        <w:t xml:space="preserve"> Previous studies have found a relationship between the</w:t>
      </w:r>
      <w:r w:rsidR="45A9791F" w:rsidRPr="0B4994EC">
        <w:rPr>
          <w:lang w:val="en-US"/>
        </w:rPr>
        <w:t xml:space="preserve"> hippocampus</w:t>
      </w:r>
      <w:r w:rsidR="7DB974B1" w:rsidRPr="0B4994EC">
        <w:rPr>
          <w:lang w:val="en-US"/>
        </w:rPr>
        <w:t xml:space="preserve"> and global cognitive functioning measured with the mini-mental status examination (MMSE) in only AD</w:t>
      </w:r>
      <w:r w:rsidR="00C5664F">
        <w:rPr>
          <w:lang w:val="en-US"/>
        </w:rPr>
        <w:t>,</w:t>
      </w:r>
      <w:r>
        <w:fldChar w:fldCharType="begin"/>
      </w:r>
      <w:ins w:id="881" w:author="Sofia Fernandez Lozano" w:date="2025-03-31T19:46:00Z" w16du:dateUtc="2025-03-31T23:46:00Z">
        <w:r w:rsidR="007D7047">
          <w:instrText xml:space="preserve"> ADDIN ZOTERO_ITEM CSL_CITATION {"citationID":"T3uOGch8","properties":{"formattedCitation":"\\super 75\\nosupersub{}","plainCitation":"75","noteIndex":0},"citationItems":[{"id":2449,"uris":["http://zotero.org/users/4196598/items/2WZI3B9Z"],"itemData":{"id":2449,"type":"article-journal","abstract":"The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instrText>
        </w:r>
      </w:ins>
      <w:del w:id="882" w:author="Sofia Fernandez Lozano" w:date="2024-12-12T15:01:00Z" w16du:dateUtc="2024-12-12T21:01:00Z">
        <w:r w:rsidR="0080169C" w:rsidDel="0078320C">
          <w:delInstrText xml:space="preserve"> ADDIN ZOTERO_ITEM CSL_CITATION {"citationID":"T3uOGch8","properties":{"formattedCitation":"\\super 68\\nosupersub{}","plainCitation":"68","noteIndex":0},"citationItems":[{"id":2449,"uris":["http://zotero.org/users/4196598/items/2WZI3B9Z"],"itemData":{"id":2449,"type":"article-journal","abstract":"The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delInstrText>
        </w:r>
      </w:del>
      <w:r>
        <w:fldChar w:fldCharType="separate"/>
      </w:r>
      <w:ins w:id="883" w:author="Sofia Fernandez Lozano" w:date="2025-03-31T19:46:00Z" w16du:dateUtc="2025-03-31T23:46:00Z">
        <w:r w:rsidR="007D7047" w:rsidRPr="007D7047">
          <w:rPr>
            <w:vertAlign w:val="superscript"/>
          </w:rPr>
          <w:t>75</w:t>
        </w:r>
      </w:ins>
      <w:del w:id="884" w:author="Sofia Fernandez Lozano" w:date="2024-12-12T17:41:00Z" w16du:dateUtc="2024-12-12T23:41:00Z">
        <w:r w:rsidR="0080169C" w:rsidRPr="00795ED5" w:rsidDel="00D937EE">
          <w:rPr>
            <w:vertAlign w:val="superscript"/>
          </w:rPr>
          <w:delText>68</w:delText>
        </w:r>
      </w:del>
      <w:r>
        <w:fldChar w:fldCharType="end"/>
      </w:r>
      <w:r w:rsidR="7DB974B1" w:rsidRPr="0B4994EC">
        <w:rPr>
          <w:lang w:val="en-US"/>
        </w:rPr>
        <w:t xml:space="preserve"> or AD and MCI but not normal controls</w:t>
      </w:r>
      <w:r w:rsidR="00C5664F">
        <w:rPr>
          <w:lang w:val="en-US"/>
        </w:rPr>
        <w:t>.</w:t>
      </w:r>
      <w:r>
        <w:fldChar w:fldCharType="begin"/>
      </w:r>
      <w:ins w:id="885" w:author="Sofia Fernandez Lozano" w:date="2025-03-31T19:46:00Z" w16du:dateUtc="2025-03-31T23:46:00Z">
        <w:r w:rsidR="007D7047">
          <w:instrText xml:space="preserve"> ADDIN ZOTERO_ITEM CSL_CITATION {"citationID":"PSFXxzJb","properties":{"formattedCitation":"\\super 76\\nosupersub{}","plainCitation":"76","noteIndex":0},"citationItems":[{"id":2450,"uris":["http://zotero.org/users/4196598/items/QWPR8T66"],"itemData":{"id":2450,"type":"article-journal","abstract":"OBJECTIVE: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schema":"https://github.com/citation-style-language/schema/raw/master/csl-citation.json"} </w:instrText>
        </w:r>
      </w:ins>
      <w:del w:id="886" w:author="Sofia Fernandez Lozano" w:date="2024-12-12T15:01:00Z" w16du:dateUtc="2024-12-12T21:01:00Z">
        <w:r w:rsidR="0080169C" w:rsidDel="0078320C">
          <w:delInstrText xml:space="preserve"> ADDIN ZOTERO_ITEM CSL_CITATION {"citationID":"PSFXxzJb","properties":{"formattedCitation":"\\super 69\\nosupersub{}","plainCitation":"69","noteIndex":0},"citationItems":[{"id":2450,"uris":["http://zotero.org/users/4196598/items/QWPR8T66"],"itemData":{"id":2450,"type":"article-journal","abstract":"OBJECTIVE: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schema":"https://github.com/citation-style-language/schema/raw/master/csl-citation.json"} </w:delInstrText>
        </w:r>
      </w:del>
      <w:r>
        <w:fldChar w:fldCharType="separate"/>
      </w:r>
      <w:ins w:id="887" w:author="Sofia Fernandez Lozano" w:date="2025-03-31T19:46:00Z" w16du:dateUtc="2025-03-31T23:46:00Z">
        <w:r w:rsidR="007D7047" w:rsidRPr="007D7047">
          <w:rPr>
            <w:vertAlign w:val="superscript"/>
          </w:rPr>
          <w:t>76</w:t>
        </w:r>
      </w:ins>
      <w:del w:id="888" w:author="Sofia Fernandez Lozano" w:date="2024-12-12T17:41:00Z" w16du:dateUtc="2024-12-12T23:41:00Z">
        <w:r w:rsidR="0080169C" w:rsidRPr="00795ED5" w:rsidDel="00D937EE">
          <w:rPr>
            <w:vertAlign w:val="superscript"/>
          </w:rPr>
          <w:delText>69</w:delText>
        </w:r>
      </w:del>
      <w:r>
        <w:fldChar w:fldCharType="end"/>
      </w:r>
      <w:r w:rsidR="7DB974B1" w:rsidRPr="0B4994EC">
        <w:rPr>
          <w:lang w:val="en-US"/>
        </w:rPr>
        <w:t xml:space="preserve"> Despite these results and the fact that ADAS13 being designed to evaluate cognitive dysfunction in early stages of AD, we did find a significant association with </w:t>
      </w:r>
      <w:r w:rsidR="45A9791F" w:rsidRPr="0B4994EC">
        <w:rPr>
          <w:lang w:val="en-US"/>
        </w:rPr>
        <w:t>HCvol</w:t>
      </w:r>
      <w:r w:rsidR="7DB974B1" w:rsidRPr="0B4994EC">
        <w:rPr>
          <w:lang w:val="en-US"/>
        </w:rPr>
        <w:t xml:space="preserve"> in our healthy cohorts. For cognitively normal and MCI subjects, the associations with </w:t>
      </w:r>
      <w:r w:rsidR="0D8775A3" w:rsidRPr="0B4994EC">
        <w:rPr>
          <w:lang w:val="en-US"/>
        </w:rPr>
        <w:t xml:space="preserve">global </w:t>
      </w:r>
      <w:r w:rsidR="7DB974B1" w:rsidRPr="0B4994EC">
        <w:rPr>
          <w:lang w:val="en-US"/>
        </w:rPr>
        <w:t xml:space="preserve">cognition of both HVR and HCvol were comparable. Contrary to the abundant evidence of the relationship between hippocampus and </w:t>
      </w:r>
      <w:r w:rsidR="7A07F46D" w:rsidRPr="0B4994EC">
        <w:rPr>
          <w:lang w:val="en-US"/>
        </w:rPr>
        <w:t xml:space="preserve">general </w:t>
      </w:r>
      <w:r w:rsidR="7DB974B1" w:rsidRPr="0B4994EC">
        <w:rPr>
          <w:lang w:val="en-US"/>
        </w:rPr>
        <w:t>cognition in AD</w:t>
      </w:r>
      <w:r w:rsidR="00C5664F">
        <w:rPr>
          <w:lang w:val="en-US"/>
        </w:rPr>
        <w:t>,</w:t>
      </w:r>
      <w:r>
        <w:fldChar w:fldCharType="begin"/>
      </w:r>
      <w:ins w:id="889" w:author="Sofia Fernandez Lozano" w:date="2025-03-31T19:46:00Z" w16du:dateUtc="2025-03-31T23:46:00Z">
        <w:r w:rsidR="007D7047">
          <w:instrText xml:space="preserve"> ADDIN ZOTERO_ITEM CSL_CITATION {"citationID":"FJN6y3L6","properties":{"formattedCitation":"\\super 75\\uc0\\u8211{}78\\nosupersub{}","plainCitation":"75–78","noteIndex":0},"citationItems":[{"id":2445,"uris":["http://zotero.org/users/4196598/items/NUMZUFL3"],"itemData":{"id":2445,"type":"article-journal","abstract":"Much research has focused on neurodegeneration in aging and Alzheimer's disease (AD). We developed Scoring by Nonlocal Image Patch Estimator (SNIPE), a non‐local patch‐based measure of anatomical similarity and hippocampal segmentation to measure hippocampal change. While SNIPE shows enhanced predictive power over hippocampal volume, it is unknown whether SNIPE is more strongly associated with group differences between normal controls (NC), early MCI (eMCI), late (lMCI), and AD than hippocampal volume. Alzheimer's Disease Neuroimaging Initiative older adults were included in the first analyses (N = 1666, 513 NCs, 269 eMCI, 556 lMCI, and 328 AD). Sub‐analyses investigated amyloid positive individuals (N = 834; 179 NC, 148 eMCI, 298 lMCI, and 209 AD) to determine accuracy in those on the AD trajectory. We compared SNIPE grading, SNIPE volume, and Freesurfer volume as features in seven different machine learning techniques classifying participants into their correct cohort using 10‐fold cross‐validation. The best model was then validated in the Australian Imaging, Biomarker &amp; Lifestyle Flagship Study of Ageing (AIBL). SNIPE grading provided the highest classification accuracy for all classifications in both the full and amyloid positive sample. When classifying NC:AD, SNIPE grading provided an 89% accuracy (full sample) and 87% (amyloid positive sample). Freesurfer volume provided much lower accuracies of 65% (full sample) and 46% (amyloid positive sample). In the AIBL validation cohort, SNIPE grading provided a 90% classification accuracy for NC:AD. These findings suggest SNIPE grading provides increased classification accuracy over both SNIPE and Freesurfer volume. SNIPE grading offers promise to accurately identify people with and without AD., Scoring by Nonlocal Image Patch Estimator, a non‐local patch‐based measure of anatomical similarity, was used to examine hippocampal change in NC, MCI, and AD using hippocampal grading. Hippocampal grading provides higher classification accuracy with lower error rates than using hippocampal volume.","container-title":"Human Brain Mapping","DOI":"10.1002/hbm.26407","ISSN":"1065-9471","issue":"12","journalAbbreviation":"Hum Brain Mapp","note":"PMID: 37357974\nPMCID: PMC10365231","page":"4623-4633","source":"PubMed Central","title":"Hippocampal grading provides higher classification accuracy for those in the AD trajectory than hippocampal volume","volume":"44","author":[{"family":"Morrison","given":"Cassandra"},{"family":"Dadar","given":"Mahsa"},{"family":"Shafiee","given":"Neda"},{"family":"Collins","given":"D. Louis"}],"issued":{"date-parts":[["2023",6,26]]}}},{"id":2446,"uris":["http://zotero.org/users/4196598/items/NYBUV2I5"],"itemData":{"id":2446,"type":"article-journal","abstract":"Hippocampal changes are associated with increased age and cognitive decline due to mild cognitive impairment (MCI) and Alzheimer's disease (AD). These associations are often observed only in the later stages of decline. This study examined if hippocampal grading, a method measuring local morphological similarity of the hippocampus to cognitively normal controls (NCs) and AD participants, is associated with cognition in NCs, subjective cognitive decline (SCD), early (eMCI), late (lMCI), and AD. A total of 1620 Alzheimer's Disease Neuroimaging Initiative participants were examined (495 NC, 262 eMCI, 545 lMCI, and 318 AD) because they had baseline MRIs and Alzheimer's disease Assessment Scale (ADAS-13) and Clinical Dementia Rating-Sum of Boxes (CDR-SB) scores. In a sub-analysis, NCs with episodic memory scores (as measured by Rey Auditory Verbal Learning Test, RAVLT) were divided into those with subjective cognitive decline (SCD+; 103) and those without (SCD-; 390). Linear regressions evaluated the influence of hippocampal grading on cognition in preclinical and prodromal AD. Lower global cognition, as measured by increased ADAS-13, was associated with hippocampal grading: NC (p &lt; .001), eMCI (p &lt; .05), lMCI (p &lt; .05), and AD (p = .01). Lower global cognition as measured increased CDR-SB was associated with hippocampal grading in lMCI (p &lt; .05) and AD (p &lt; .001). Lower RAVLT performance was associated with hippocampal grading in SCD- (p &lt; .05) and SCD+ (p &lt; .05). These findings suggest that hippocampal grading is associated with global cognition in NC, eMCI, lMCI, and AD. Early changes in episodic memory during pre-clinical AD are associated with changes in hippocampal grading. Hippocampal grading may be sensitive to progressive changes early in the disease course.","container-title":"Human Brain Mapping","DOI":"10.1002/hbm.26269","ISSN":"1097-0193","issue":"8","journalAbbreviation":"Hum Brain Mapp","language":"eng","note":"PMID: 36939138\nPMCID: PMC10171554","page":"3147-3157","source":"PubMed","title":"The use of hippocampal grading as a biomarker for preclinical and prodromal Alzheimer's disease","volume":"44","author":[{"family":"Morrison","given":"Cassandra"},{"family":"Dadar","given":"Mahsa"},{"family":"Shafiee","given":"Neda"},{"family":"Collins","given":"D. Louis"},{"literal":"For Alzheimer's Disease Neuroimaging Initiative"}],"issued":{"date-parts":[["2023",6,1]]}}},{"id":2450,"uris":["http://zotero.org/users/4196598/items/QWPR8T66"],"itemData":{"id":2450,"type":"article-journal","abstract":"OBJECTIVE: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instrText>
        </w:r>
      </w:ins>
      <w:del w:id="890" w:author="Sofia Fernandez Lozano" w:date="2024-12-12T15:01:00Z" w16du:dateUtc="2024-12-12T21:01:00Z">
        <w:r w:rsidR="0080169C" w:rsidDel="0078320C">
          <w:delInstrText xml:space="preserve"> ADDIN ZOTERO_ITEM CSL_CITATION {"citationID":"FJN6y3L6","properties":{"formattedCitation":"\\super 68\\uc0\\u8211{}71\\nosupersub{}","plainCitation":"68–71","noteIndex":0},"citationItems":[{"id":2445,"uris":["http://zotero.org/users/4196598/items/NUMZUFL3"],"itemData":{"id":2445,"type":"article-journal","abstract":"Much research has focused on neurodegeneration in aging and Alzheimer's disease (AD). We developed Scoring by Nonlocal Image Patch Estimator (SNIPE), a non‐local patch‐based measure of anatomical similarity and hippocampal segmentation to measure hippocampal change. While SNIPE shows enhanced predictive power over hippocampal volume, it is unknown whether SNIPE is more strongly associated with group differences between normal controls (NC), early MCI (eMCI), late (lMCI), and AD than hippocampal volume. Alzheimer's Disease Neuroimaging Initiative older adults were included in the first analyses (N = 1666, 513 NCs, 269 eMCI, 556 lMCI, and 328 AD). Sub‐analyses investigated amyloid positive individuals (N = 834; 179 NC, 148 eMCI, 298 lMCI, and 209 AD) to determine accuracy in those on the AD trajectory. We compared SNIPE grading, SNIPE volume, and Freesurfer volume as features in seven different machine learning techniques classifying participants into their correct cohort using 10‐fold cross‐validation. The best model was then validated in the Australian Imaging, Biomarker &amp; Lifestyle Flagship Study of Ageing (AIBL). SNIPE grading provided the highest classification accuracy for all classifications in both the full and amyloid positive sample. When classifying NC:AD, SNIPE grading provided an 89% accuracy (full sample) and 87% (amyloid positive sample). Freesurfer volume provided much lower accuracies of 65% (full sample) and 46% (amyloid positive sample). In the AIBL validation cohort, SNIPE grading provided a 90% classification accuracy for NC:AD. These findings suggest SNIPE grading provides increased classification accuracy over both SNIPE and Freesurfer volume. SNIPE grading offers promise to accurately identify people with and without AD., Scoring by Nonlocal Image Patch Estimator, a non‐local patch‐based measure of anatomical similarity, was used to examine hippocampal change in NC, MCI, and AD using hippocampal grading. Hippocampal grading provides higher classification accuracy with lower error rates than using hippocampal volume.","container-title":"Human Brain Mapping","DOI":"10.1002/hbm.26407","ISSN":"1065-9471","issue":"12","journalAbbreviation":"Hum Brain Mapp","note":"PMID: 37357974\nPMCID: PMC10365231","page":"4623-4633","source":"PubMed Central","title":"Hippocampal grading provides higher classification accuracy for those in the AD trajectory than hippocampal volume","volume":"44","author":[{"family":"Morrison","given":"Cassandra"},{"family":"Dadar","given":"Mahsa"},{"family":"Shafiee","given":"Neda"},{"family":"Collins","given":"D. Louis"}],"issued":{"date-parts":[["2023",6,26]]}}},{"id":2446,"uris":["http://zotero.org/users/4196598/items/NYBUV2I5"],"itemData":{"id":2446,"type":"article-journal","abstract":"Hippocampal changes are associated with increased age and cognitive decline due to mild cognitive impairment (MCI) and Alzheimer's disease (AD). These associations are often observed only in the later stages of decline. This study examined if hippocampal grading, a method measuring local morphological similarity of the hippocampus to cognitively normal controls (NCs) and AD participants, is associated with cognition in NCs, subjective cognitive decline (SCD), early (eMCI), late (lMCI), and AD. A total of 1620 Alzheimer's Disease Neuroimaging Initiative participants were examined (495 NC, 262 eMCI, 545 lMCI, and 318 AD) because they had baseline MRIs and Alzheimer's disease Assessment Scale (ADAS-13) and Clinical Dementia Rating-Sum of Boxes (CDR-SB) scores. In a sub-analysis, NCs with episodic memory scores (as measured by Rey Auditory Verbal Learning Test, RAVLT) were divided into those with subjective cognitive decline (SCD+; 103) and those without (SCD-; 390). Linear regressions evaluated the influence of hippocampal grading on cognition in preclinical and prodromal AD. Lower global cognition, as measured by increased ADAS-13, was associated with hippocampal grading: NC (p &lt; .001), eMCI (p &lt; .05), lMCI (p &lt; .05), and AD (p = .01). Lower global cognition as measured increased CDR-SB was associated with hippocampal grading in lMCI (p &lt; .05) and AD (p &lt; .001). Lower RAVLT performance was associated with hippocampal grading in SCD- (p &lt; .05) and SCD+ (p &lt; .05). These findings suggest that hippocampal grading is associated with global cognition in NC, eMCI, lMCI, and AD. Early changes in episodic memory during pre-clinical AD are associated with changes in hippocampal grading. Hippocampal grading may be sensitive to progressive changes early in the disease course.","container-title":"Human Brain Mapping","DOI":"10.1002/hbm.26269","ISSN":"1097-0193","issue":"8","journalAbbreviation":"Hum Brain Mapp","language":"eng","note":"PMID: 36939138\nPMCID: PMC10171554","page":"3147-3157","source":"PubMed","title":"The use of hippocampal grading as a biomarker for preclinical and prodromal Alzheimer's disease","volume":"44","author":[{"family":"Morrison","given":"Cassandra"},{"family":"Dadar","given":"Mahsa"},{"family":"Shafiee","given":"Neda"},{"family":"Collins","given":"D. Louis"},{"literal":"For Alzheimer's Disease Neuroimaging Initiative"}],"issued":{"date-parts":[["2023",6,1]]}}},{"id":2450,"uris":["http://zotero.org/users/4196598/items/QWPR8T66"],"itemData":{"id":2450,"type":"article-journal","abstract":"OBJECTIVE: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delInstrText>
        </w:r>
      </w:del>
      <w:r>
        <w:fldChar w:fldCharType="separate"/>
      </w:r>
      <w:ins w:id="891" w:author="Sofia Fernandez Lozano" w:date="2025-03-31T19:46:00Z" w16du:dateUtc="2025-03-31T23:46:00Z">
        <w:r w:rsidR="007D7047" w:rsidRPr="007D7047">
          <w:rPr>
            <w:vertAlign w:val="superscript"/>
          </w:rPr>
          <w:t>75–78</w:t>
        </w:r>
      </w:ins>
      <w:del w:id="892" w:author="Sofia Fernandez Lozano" w:date="2024-12-12T17:41:00Z" w16du:dateUtc="2024-12-12T23:41:00Z">
        <w:r w:rsidR="0080169C" w:rsidRPr="00795ED5" w:rsidDel="00D937EE">
          <w:rPr>
            <w:vertAlign w:val="superscript"/>
          </w:rPr>
          <w:delText>68–71</w:delText>
        </w:r>
      </w:del>
      <w:r>
        <w:fldChar w:fldCharType="end"/>
      </w:r>
      <w:r w:rsidR="7DB974B1" w:rsidRPr="0B4994EC">
        <w:rPr>
          <w:lang w:val="en-US"/>
        </w:rPr>
        <w:t xml:space="preserve"> the correlations in our AD cohort were lower compared to the other subgroups, with only HVR’s reaching statistical significance across all segmentation</w:t>
      </w:r>
      <w:r w:rsidR="4CCDD454" w:rsidRPr="0B4994EC">
        <w:rPr>
          <w:lang w:val="en-US"/>
        </w:rPr>
        <w:t xml:space="preserve"> methods</w:t>
      </w:r>
      <w:r w:rsidR="7DB974B1" w:rsidRPr="0B4994EC">
        <w:rPr>
          <w:lang w:val="en-US"/>
        </w:rPr>
        <w:t xml:space="preserve">. This advantage of HVR over HCvol was statistically significant for the MALF segmentations of the MCI and AD cohorts, further </w:t>
      </w:r>
      <w:r w:rsidR="1C5EFBDE" w:rsidRPr="0B4994EC">
        <w:rPr>
          <w:lang w:val="en-US"/>
        </w:rPr>
        <w:t xml:space="preserve">suggesting </w:t>
      </w:r>
      <w:r w:rsidR="7DB974B1" w:rsidRPr="0B4994EC">
        <w:rPr>
          <w:lang w:val="en-US"/>
        </w:rPr>
        <w:t xml:space="preserve">that HVR </w:t>
      </w:r>
      <w:r w:rsidR="42DDE843" w:rsidRPr="0B4994EC">
        <w:rPr>
          <w:lang w:val="en-US"/>
        </w:rPr>
        <w:t>might be</w:t>
      </w:r>
      <w:r w:rsidR="7DB974B1" w:rsidRPr="0B4994EC">
        <w:rPr>
          <w:lang w:val="en-US"/>
        </w:rPr>
        <w:t xml:space="preserve"> particularly </w:t>
      </w:r>
      <w:r w:rsidR="30890E2F" w:rsidRPr="0B4994EC">
        <w:rPr>
          <w:lang w:val="en-US"/>
        </w:rPr>
        <w:t xml:space="preserve">superior </w:t>
      </w:r>
      <w:r w:rsidR="7DB974B1" w:rsidRPr="0B4994EC">
        <w:rPr>
          <w:lang w:val="en-US"/>
        </w:rPr>
        <w:t xml:space="preserve">when </w:t>
      </w:r>
      <w:r w:rsidR="4EBC7A52" w:rsidRPr="0B4994EC">
        <w:rPr>
          <w:lang w:val="en-US"/>
        </w:rPr>
        <w:t xml:space="preserve">only </w:t>
      </w:r>
      <w:r w:rsidR="7DB974B1" w:rsidRPr="0B4994EC">
        <w:rPr>
          <w:lang w:val="en-US"/>
        </w:rPr>
        <w:t>lower quality segmentations are available.</w:t>
      </w:r>
    </w:p>
    <w:p w14:paraId="29A1A361" w14:textId="43CC710D" w:rsidR="001C29CC" w:rsidRDefault="5BC2EDAD" w:rsidP="006A0610">
      <w:pPr>
        <w:spacing w:line="360" w:lineRule="auto"/>
        <w:jc w:val="both"/>
        <w:rPr>
          <w:ins w:id="893" w:author="Sofia Fernandez Lozano" w:date="2024-12-16T14:06:00Z" w16du:dateUtc="2024-12-16T20:06:00Z"/>
          <w:lang w:val="en-US"/>
        </w:rPr>
      </w:pPr>
      <w:r w:rsidRPr="0B4994EC">
        <w:rPr>
          <w:lang w:val="en-US"/>
        </w:rPr>
        <w:t xml:space="preserve">Our study </w:t>
      </w:r>
      <w:r w:rsidR="4CCDD454" w:rsidRPr="0B4994EC">
        <w:rPr>
          <w:lang w:val="en-US"/>
        </w:rPr>
        <w:t>is not without</w:t>
      </w:r>
      <w:r w:rsidRPr="0B4994EC">
        <w:rPr>
          <w:lang w:val="en-US"/>
        </w:rPr>
        <w:t xml:space="preserve"> limitations. </w:t>
      </w:r>
      <w:ins w:id="894" w:author="Sofia Fernandez Lozano" w:date="2024-12-16T14:03:00Z" w16du:dateUtc="2024-12-16T20:03:00Z">
        <w:r w:rsidR="001C29CC">
          <w:t>We chose the</w:t>
        </w:r>
      </w:ins>
      <w:ins w:id="895" w:author="Sofia Fernandez Lozano" w:date="2024-12-16T14:02:00Z" w16du:dateUtc="2024-12-16T20:02:00Z">
        <w:r w:rsidR="001C29CC">
          <w:t xml:space="preserve"> ADNI cohort for its extensive clinical and imaging data and its standardization in Alzheimer's research</w:t>
        </w:r>
      </w:ins>
      <w:ins w:id="896" w:author="Sofia Fernandez Lozano" w:date="2024-12-16T14:27:00Z" w16du:dateUtc="2024-12-16T20:27:00Z">
        <w:r w:rsidR="006A0610">
          <w:t>, making it an ideal dataset for validating the CNN-based HVR calculation.</w:t>
        </w:r>
      </w:ins>
      <w:ins w:id="897" w:author="Sofia Fernandez Lozano" w:date="2024-12-16T14:06:00Z" w16du:dateUtc="2024-12-16T20:06:00Z">
        <w:r w:rsidR="001C29CC">
          <w:t xml:space="preserve"> Nonetheless, this cohort </w:t>
        </w:r>
      </w:ins>
      <w:del w:id="898" w:author="Sofia Fernandez Lozano" w:date="2024-12-16T14:06:00Z" w16du:dateUtc="2024-12-16T20:06:00Z">
        <w:r w:rsidRPr="0B4994EC" w:rsidDel="001C29CC">
          <w:rPr>
            <w:lang w:val="en-US"/>
          </w:rPr>
          <w:delText xml:space="preserve">First, although this is the first time that HVR has been applied to a sample of this magnitude, by using the ADNI data which </w:delText>
        </w:r>
      </w:del>
      <w:r w:rsidRPr="0B4994EC">
        <w:rPr>
          <w:lang w:val="en-US"/>
        </w:rPr>
        <w:t xml:space="preserve">consists mostly of highly educated white </w:t>
      </w:r>
      <w:del w:id="899" w:author="Sofia Fernandez Lozano" w:date="2024-12-16T14:27:00Z" w16du:dateUtc="2024-12-16T20:27:00Z">
        <w:r w:rsidRPr="0B4994EC" w:rsidDel="006A0610">
          <w:rPr>
            <w:lang w:val="en-US"/>
          </w:rPr>
          <w:delText>people</w:delText>
        </w:r>
      </w:del>
      <w:ins w:id="900" w:author="Sofia Fernandez Lozano" w:date="2024-12-16T14:27:00Z" w16du:dateUtc="2024-12-16T20:27:00Z">
        <w:r w:rsidR="006A0610">
          <w:rPr>
            <w:lang w:val="en-US"/>
          </w:rPr>
          <w:t xml:space="preserve">individuals, which </w:t>
        </w:r>
        <w:r w:rsidR="006A0610">
          <w:t xml:space="preserve">may limit the generalizability of our finding. </w:t>
        </w:r>
      </w:ins>
      <w:ins w:id="901" w:author="Sofia Fernandez Lozano" w:date="2025-04-08T15:26:00Z" w16du:dateUtc="2025-04-08T19:26:00Z">
        <w:r w:rsidR="002A2338" w:rsidRPr="002A2338">
          <w:t>While the inclusion of an internal out-of-sample validation enhances the robustness of our approach within ADNI, additional analyses across demographically diverse and externally sourced datasets are still necessary to fully establish generalizability.</w:t>
        </w:r>
      </w:ins>
      <w:ins w:id="902" w:author="Sofia Fernandez Lozano" w:date="2024-12-16T14:27:00Z" w16du:dateUtc="2024-12-16T20:27:00Z">
        <w:r w:rsidR="006A0610">
          <w:t xml:space="preserve"> Additionally, while out-of-group analyses</w:t>
        </w:r>
      </w:ins>
      <w:ins w:id="903" w:author="Sofia Fernandez Lozano" w:date="2024-12-16T14:30:00Z" w16du:dateUtc="2024-12-16T20:30:00Z">
        <w:r w:rsidR="006A0610">
          <w:t xml:space="preserve"> with other diseases characterized by </w:t>
        </w:r>
      </w:ins>
      <w:ins w:id="904" w:author="Sofia Fernandez Lozano" w:date="2024-12-16T14:31:00Z" w16du:dateUtc="2024-12-16T20:31:00Z">
        <w:r w:rsidR="006A0610">
          <w:t>enlarged ventricles</w:t>
        </w:r>
      </w:ins>
      <w:ins w:id="905" w:author="Sofia Fernandez Lozano" w:date="2024-12-16T14:27:00Z" w16du:dateUtc="2024-12-16T20:27:00Z">
        <w:r w:rsidR="006A0610">
          <w:t xml:space="preserve"> such as schizophrenia, would provide valuable insights into the specificity of HVR as a biomarker, these require distinct hypotheses</w:t>
        </w:r>
      </w:ins>
      <w:ins w:id="906" w:author="Sofia Fernandez Lozano" w:date="2025-04-08T15:27:00Z" w16du:dateUtc="2025-04-08T19:27:00Z">
        <w:r w:rsidR="0061500B">
          <w:t>,</w:t>
        </w:r>
      </w:ins>
      <w:ins w:id="907" w:author="Sofia Fernandez Lozano" w:date="2024-12-16T14:27:00Z" w16du:dateUtc="2024-12-16T20:27:00Z">
        <w:r w:rsidR="006A0610">
          <w:t xml:space="preserve"> methodologies</w:t>
        </w:r>
      </w:ins>
      <w:ins w:id="908" w:author="Sofia Fernandez Lozano" w:date="2025-04-08T15:27:00Z" w16du:dateUtc="2025-04-08T19:27:00Z">
        <w:r w:rsidR="0061500B">
          <w:t>, and clinical expertise</w:t>
        </w:r>
      </w:ins>
      <w:ins w:id="909" w:author="Sofia Fernandez Lozano" w:date="2024-12-16T14:27:00Z" w16du:dateUtc="2024-12-16T20:27:00Z">
        <w:r w:rsidR="006A0610">
          <w:t xml:space="preserve"> that lie beyond the scope of this study. Future research may explore such comparisons to further evaluate the versatility of HVR across various neurodegenerative and psychiatric conditions.</w:t>
        </w:r>
      </w:ins>
      <w:del w:id="910" w:author="Sofia Fernandez Lozano" w:date="2024-12-16T14:06:00Z" w16du:dateUtc="2024-12-16T20:06:00Z">
        <w:r w:rsidRPr="0B4994EC" w:rsidDel="001C29CC">
          <w:rPr>
            <w:lang w:val="en-US"/>
          </w:rPr>
          <w:delText>,</w:delText>
        </w:r>
      </w:del>
      <w:del w:id="911" w:author="Sofia Fernandez Lozano" w:date="2024-12-16T14:27:00Z" w16du:dateUtc="2024-12-16T20:27:00Z">
        <w:r w:rsidRPr="0B4994EC" w:rsidDel="006A0610">
          <w:rPr>
            <w:lang w:val="en-US"/>
          </w:rPr>
          <w:delText xml:space="preserve"> </w:delText>
        </w:r>
      </w:del>
      <w:del w:id="912" w:author="Sofia Fernandez Lozano" w:date="2024-12-16T14:07:00Z" w16du:dateUtc="2024-12-16T20:07:00Z">
        <w:r w:rsidRPr="0B4994EC" w:rsidDel="001C29CC">
          <w:rPr>
            <w:lang w:val="en-US"/>
          </w:rPr>
          <w:delText>our results might not generalize to other more diverse populations.</w:delText>
        </w:r>
      </w:del>
    </w:p>
    <w:p w14:paraId="03C7159B" w14:textId="418AAB06" w:rsidR="00095A54" w:rsidRDefault="5BC2EDAD" w:rsidP="00A23993">
      <w:pPr>
        <w:spacing w:line="360" w:lineRule="auto"/>
        <w:jc w:val="both"/>
        <w:rPr>
          <w:ins w:id="913" w:author="Sofia Fernandez Lozano" w:date="2025-04-07T13:25:00Z" w16du:dateUtc="2025-04-07T17:25:00Z"/>
        </w:rPr>
      </w:pPr>
      <w:del w:id="914" w:author="Sofia Fernandez Lozano" w:date="2025-04-07T13:05:00Z" w16du:dateUtc="2025-04-07T17:05:00Z">
        <w:r w:rsidRPr="0B4994EC" w:rsidDel="00B94EFF">
          <w:rPr>
            <w:lang w:val="en-US"/>
          </w:rPr>
          <w:delText xml:space="preserve"> </w:delText>
        </w:r>
      </w:del>
      <w:ins w:id="915" w:author="Sofia Fernandez Lozano" w:date="2024-12-16T12:56:00Z" w16du:dateUtc="2024-12-16T18:56:00Z">
        <w:r w:rsidR="00194937">
          <w:rPr>
            <w:lang w:val="en-US"/>
          </w:rPr>
          <w:t xml:space="preserve">By using only the baseline MRI of ADNI, </w:t>
        </w:r>
        <w:r w:rsidR="00194937">
          <w:t>t</w:t>
        </w:r>
      </w:ins>
      <w:ins w:id="916" w:author="Sofia Fernandez Lozano" w:date="2024-12-16T12:55:00Z" w16du:dateUtc="2024-12-16T18:55:00Z">
        <w:r w:rsidR="00194937">
          <w:t xml:space="preserve">his study focused on cross-sectional data as a foundational step to validate the proposed segmentation method in a large and diverse sample. </w:t>
        </w:r>
      </w:ins>
      <w:ins w:id="917" w:author="Sofia Fernandez Lozano" w:date="2025-04-07T13:23:00Z" w16du:dateUtc="2025-04-07T17:23:00Z">
        <w:r w:rsidR="005A7C88">
          <w:t>We did not assess the longitudinal utility of HVR, such as its ability to track disease progression or predict converstion from MCI to AD, which future work</w:t>
        </w:r>
      </w:ins>
      <w:ins w:id="918" w:author="Sofia Fernandez Lozano" w:date="2025-04-07T13:24:00Z" w16du:dateUtc="2025-04-07T17:24:00Z">
        <w:r w:rsidR="005A7C88">
          <w:t xml:space="preserve"> should address. </w:t>
        </w:r>
      </w:ins>
      <w:ins w:id="919" w:author="Sofia Fernandez Lozano" w:date="2024-12-16T12:55:00Z" w16du:dateUtc="2024-12-16T18:55:00Z">
        <w:r w:rsidR="00194937">
          <w:t>Longitudinal studies will be crucial for understanding hippocampal atrophy dynamics over time and their association with cognitive decline, which we plan to explore in future research.</w:t>
        </w:r>
      </w:ins>
      <w:del w:id="920" w:author="Sofia Fernandez Lozano" w:date="2024-12-16T12:56:00Z" w16du:dateUtc="2024-12-16T18:56:00Z">
        <w:r w:rsidRPr="0B4994EC" w:rsidDel="00194937">
          <w:rPr>
            <w:lang w:val="en-US"/>
          </w:rPr>
          <w:delText xml:space="preserve">We used only the baseline data available, and </w:delText>
        </w:r>
        <w:r w:rsidR="4CCDD454" w:rsidRPr="0B4994EC" w:rsidDel="00194937">
          <w:rPr>
            <w:lang w:val="en-US"/>
          </w:rPr>
          <w:delText xml:space="preserve">future work will explore </w:delText>
        </w:r>
        <w:r w:rsidRPr="0B4994EC" w:rsidDel="00194937">
          <w:rPr>
            <w:lang w:val="en-US"/>
          </w:rPr>
          <w:delText>longitudinal changes in hippocampal degradation.</w:delText>
        </w:r>
      </w:del>
      <w:r w:rsidRPr="0B4994EC">
        <w:rPr>
          <w:lang w:val="en-US"/>
        </w:rPr>
        <w:t xml:space="preserve"> </w:t>
      </w:r>
      <w:r w:rsidR="4CCDD454" w:rsidRPr="0B4994EC">
        <w:rPr>
          <w:lang w:val="en-US"/>
        </w:rPr>
        <w:t>In addition</w:t>
      </w:r>
      <w:r w:rsidRPr="0B4994EC">
        <w:rPr>
          <w:lang w:val="en-US"/>
        </w:rPr>
        <w:t xml:space="preserve">, we did not look into the effects of </w:t>
      </w:r>
      <w:ins w:id="921" w:author="Sofia Fernandez Lozano" w:date="2025-04-08T14:24:00Z" w16du:dateUtc="2025-04-08T18:24:00Z">
        <w:r w:rsidR="00B714F6">
          <w:rPr>
            <w:lang w:val="en-US"/>
          </w:rPr>
          <w:t>laterality beyond the segmentation performance, nor of</w:t>
        </w:r>
      </w:ins>
      <w:ins w:id="922" w:author="Sofia Fernandez Lozano" w:date="2025-04-08T14:25:00Z" w16du:dateUtc="2025-04-08T18:25:00Z">
        <w:r w:rsidR="00B714F6">
          <w:rPr>
            <w:lang w:val="en-US"/>
          </w:rPr>
          <w:t xml:space="preserve"> </w:t>
        </w:r>
      </w:ins>
      <w:del w:id="923" w:author="Sofia Fernandez Lozano" w:date="2025-04-08T14:23:00Z" w16du:dateUtc="2025-04-08T18:23:00Z">
        <w:r w:rsidRPr="0B4994EC" w:rsidDel="008443B4">
          <w:rPr>
            <w:lang w:val="en-US"/>
          </w:rPr>
          <w:delText xml:space="preserve">laterality or </w:delText>
        </w:r>
      </w:del>
      <w:r w:rsidRPr="0B4994EC">
        <w:rPr>
          <w:lang w:val="en-US"/>
        </w:rPr>
        <w:t>sex</w:t>
      </w:r>
      <w:ins w:id="924" w:author="Sofia Fernandez Lozano" w:date="2025-04-08T14:25:00Z" w16du:dateUtc="2025-04-08T18:25:00Z">
        <w:r w:rsidR="00B714F6">
          <w:rPr>
            <w:lang w:val="en-US"/>
          </w:rPr>
          <w:t xml:space="preserve"> altogether</w:t>
        </w:r>
      </w:ins>
      <w:r w:rsidR="2F0F423A" w:rsidRPr="0B4994EC">
        <w:rPr>
          <w:lang w:val="en-US"/>
        </w:rPr>
        <w:t>, even though there were substantial sex differences reporte</w:t>
      </w:r>
      <w:r w:rsidR="101B73CA" w:rsidRPr="0B4994EC">
        <w:rPr>
          <w:lang w:val="en-US"/>
        </w:rPr>
        <w:t xml:space="preserve">d </w:t>
      </w:r>
      <w:r w:rsidR="2F0F423A" w:rsidRPr="0B4994EC">
        <w:rPr>
          <w:lang w:val="en-US"/>
        </w:rPr>
        <w:t>in the original paper on HVR</w:t>
      </w:r>
      <w:r w:rsidRPr="0B4994EC">
        <w:rPr>
          <w:lang w:val="en-US"/>
        </w:rPr>
        <w:t>.</w:t>
      </w:r>
      <w:r w:rsidR="00C5664F">
        <w:fldChar w:fldCharType="begin"/>
      </w:r>
      <w:ins w:id="925" w:author="Sofia Fernandez Lozano" w:date="2025-03-12T20:58:00Z" w16du:dateUtc="2025-03-13T00:58:00Z">
        <w:r w:rsidR="00E73407">
          <w:instrText xml:space="preserve"> ADDIN ZOTERO_ITEM CSL_CITATION {"citationID":"enozJiz5","properties":{"formattedCitation":"\\super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ins>
      <w:del w:id="926" w:author="Sofia Fernandez Lozano" w:date="2024-12-12T15:01:00Z" w16du:dateUtc="2024-12-12T21:01:00Z">
        <w:r w:rsidR="00C5664F" w:rsidDel="0078320C">
          <w:del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delInstrText>
        </w:r>
      </w:del>
      <w:r w:rsidR="00C5664F">
        <w:fldChar w:fldCharType="separate"/>
      </w:r>
      <w:r w:rsidR="00C5664F" w:rsidRPr="0080169C">
        <w:rPr>
          <w:vertAlign w:val="superscript"/>
        </w:rPr>
        <w:t>16</w:t>
      </w:r>
      <w:r w:rsidR="00C5664F">
        <w:fldChar w:fldCharType="end"/>
      </w:r>
      <w:r w:rsidRPr="0B4994EC">
        <w:rPr>
          <w:lang w:val="en-US"/>
        </w:rPr>
        <w:t xml:space="preserve"> This omission was deliberate to avoid increasing the already </w:t>
      </w:r>
      <w:r w:rsidR="4CCDD454" w:rsidRPr="0B4994EC">
        <w:rPr>
          <w:lang w:val="en-US"/>
        </w:rPr>
        <w:t>large</w:t>
      </w:r>
      <w:r w:rsidRPr="0B4994EC">
        <w:rPr>
          <w:lang w:val="en-US"/>
        </w:rPr>
        <w:t xml:space="preserve"> number of statistical comparisons.</w:t>
      </w:r>
      <w:ins w:id="927" w:author="Sofia Fernandez Lozano" w:date="2025-04-08T14:24:00Z" w16du:dateUtc="2025-04-08T18:24:00Z">
        <w:r w:rsidR="000233A8">
          <w:rPr>
            <w:lang w:val="en-US"/>
          </w:rPr>
          <w:t xml:space="preserve"> </w:t>
        </w:r>
      </w:ins>
      <w:del w:id="928" w:author="Sofia Fernandez Lozano" w:date="2025-04-08T14:24:00Z" w16du:dateUtc="2025-04-08T18:24:00Z">
        <w:r w:rsidRPr="0B4994EC" w:rsidDel="000233A8">
          <w:rPr>
            <w:lang w:val="en-US"/>
          </w:rPr>
          <w:delText xml:space="preserve"> </w:delText>
        </w:r>
      </w:del>
      <w:ins w:id="929" w:author="Sofia Fernandez Lozano" w:date="2024-12-12T16:36:00Z" w16du:dateUtc="2024-12-12T22:36:00Z">
        <w:r w:rsidR="000A1D8F">
          <w:t>T</w:t>
        </w:r>
      </w:ins>
      <w:ins w:id="930" w:author="Sofia Fernandez Lozano" w:date="2024-12-12T16:35:00Z" w16du:dateUtc="2024-12-12T22:35:00Z">
        <w:r w:rsidR="000A1D8F">
          <w:t>h</w:t>
        </w:r>
      </w:ins>
      <w:ins w:id="931" w:author="Sofia Fernandez Lozano" w:date="2024-12-12T16:36:00Z" w16du:dateUtc="2024-12-12T22:36:00Z">
        <w:r w:rsidR="000A1D8F">
          <w:t>at being said, th</w:t>
        </w:r>
      </w:ins>
      <w:ins w:id="932" w:author="Sofia Fernandez Lozano" w:date="2024-12-12T16:35:00Z" w16du:dateUtc="2024-12-12T22:35:00Z">
        <w:r w:rsidR="000A1D8F">
          <w:t>ese variables are crucial for understanding hippocampal variability</w:t>
        </w:r>
      </w:ins>
      <w:ins w:id="933" w:author="Sofia Fernandez Lozano" w:date="2024-12-12T16:36:00Z" w16du:dateUtc="2024-12-12T22:36:00Z">
        <w:r w:rsidR="000A1D8F">
          <w:t>; in particular the analysis of the effect of sex or gender in medio</w:t>
        </w:r>
      </w:ins>
      <w:ins w:id="934" w:author="Sofia Fernandez Lozano" w:date="2024-12-12T16:37:00Z" w16du:dateUtc="2024-12-12T22:37:00Z">
        <w:r w:rsidR="000A1D8F">
          <w:t>-temporal degeneration measured with HVR, which will be the focus of future work</w:t>
        </w:r>
      </w:ins>
      <w:ins w:id="935" w:author="Sofia Fernandez Lozano" w:date="2024-12-12T16:35:00Z" w16du:dateUtc="2024-12-12T22:35:00Z">
        <w:r w:rsidR="000A1D8F">
          <w:t xml:space="preserve">. </w:t>
        </w:r>
      </w:ins>
    </w:p>
    <w:p w14:paraId="3B993755" w14:textId="719E6E62" w:rsidR="3B2D5259" w:rsidRPr="00B20828" w:rsidRDefault="5BC2EDAD" w:rsidP="00A23993">
      <w:pPr>
        <w:spacing w:line="360" w:lineRule="auto"/>
        <w:jc w:val="both"/>
      </w:pPr>
      <w:del w:id="936" w:author="Sofia Fernandez Lozano" w:date="2024-12-12T16:37:00Z" w16du:dateUtc="2024-12-12T22:37:00Z">
        <w:r w:rsidRPr="0B4994EC" w:rsidDel="000A1D8F">
          <w:rPr>
            <w:lang w:val="en-US"/>
          </w:rPr>
          <w:delText xml:space="preserve">Future research could further validate the HVR measure by evaluating these potential sources of variability. </w:delText>
        </w:r>
      </w:del>
      <w:r w:rsidRPr="0B4994EC">
        <w:rPr>
          <w:lang w:val="en-US"/>
        </w:rPr>
        <w:t>Another limitation is related to the choice of segmentation methods we evaluated. Given the wide</w:t>
      </w:r>
      <w:r w:rsidR="4CCDD454" w:rsidRPr="0B4994EC">
        <w:rPr>
          <w:lang w:val="en-US"/>
        </w:rPr>
        <w:t xml:space="preserve"> </w:t>
      </w:r>
      <w:r w:rsidRPr="0B4994EC">
        <w:rPr>
          <w:lang w:val="en-US"/>
        </w:rPr>
        <w:t>use of the FreeSurfer pipeline, we decided to include it in our selection of evaluated methods</w:t>
      </w:r>
      <w:r w:rsidR="4CCDD454" w:rsidRPr="0B4994EC">
        <w:rPr>
          <w:lang w:val="en-US"/>
        </w:rPr>
        <w:t xml:space="preserve"> even though it</w:t>
      </w:r>
      <w:r w:rsidRPr="0B4994EC">
        <w:rPr>
          <w:lang w:val="en-US"/>
        </w:rPr>
        <w:t xml:space="preserve"> was impossible to evaluate </w:t>
      </w:r>
      <w:r w:rsidR="4CCDD454" w:rsidRPr="0B4994EC">
        <w:rPr>
          <w:lang w:val="en-US"/>
        </w:rPr>
        <w:t>its</w:t>
      </w:r>
      <w:r w:rsidRPr="0B4994EC">
        <w:rPr>
          <w:lang w:val="en-US"/>
        </w:rPr>
        <w:t xml:space="preserve"> accuracy </w:t>
      </w:r>
      <w:r w:rsidR="4CCDD454" w:rsidRPr="0B4994EC">
        <w:rPr>
          <w:lang w:val="en-US"/>
        </w:rPr>
        <w:t>without</w:t>
      </w:r>
      <w:r w:rsidRPr="0B4994EC">
        <w:rPr>
          <w:lang w:val="en-US"/>
        </w:rPr>
        <w:t xml:space="preserve"> its gold standards</w:t>
      </w:r>
      <w:r w:rsidR="32D1DB4C" w:rsidRPr="0B4994EC">
        <w:rPr>
          <w:lang w:val="en-US"/>
        </w:rPr>
        <w:t>, and unfair to compare it to our gold standards</w:t>
      </w:r>
      <w:r w:rsidRPr="0B4994EC">
        <w:rPr>
          <w:lang w:val="en-US"/>
        </w:rPr>
        <w:t xml:space="preserve">. </w:t>
      </w:r>
      <w:ins w:id="937" w:author="Sofia Fernandez Lozano" w:date="2025-04-07T13:25:00Z" w16du:dateUtc="2025-04-07T17:25:00Z">
        <w:r w:rsidR="00630E39">
          <w:rPr>
            <w:lang w:val="en-US"/>
          </w:rPr>
          <w:t>Because</w:t>
        </w:r>
      </w:ins>
      <w:ins w:id="938" w:author="Sofia Fernandez Lozano" w:date="2025-04-07T13:26:00Z" w16du:dateUtc="2025-04-07T17:26:00Z">
        <w:r w:rsidR="00630E39">
          <w:rPr>
            <w:lang w:val="en-US"/>
          </w:rPr>
          <w:t xml:space="preserve"> matching manual segmentations for FreeSurfer were unavailable, we were unable to compute overlap-based performance metrics such as Dice or Kappa for this method, limiting our ability to assess its segmentation accuracy directly. </w:t>
        </w:r>
      </w:ins>
      <w:r w:rsidRPr="0B4994EC">
        <w:rPr>
          <w:lang w:val="en-US"/>
        </w:rPr>
        <w:t xml:space="preserve">Relatedly, its comparison of calculated HVR values to our trained methods was tainted by different anatomical definitions of the hippocampus and the surrounding ventricles compared to the other methods. Despite </w:t>
      </w:r>
      <w:r w:rsidR="5917D6BB" w:rsidRPr="0B4994EC">
        <w:rPr>
          <w:lang w:val="en-US"/>
        </w:rPr>
        <w:t>these</w:t>
      </w:r>
      <w:r w:rsidRPr="0B4994EC">
        <w:rPr>
          <w:lang w:val="en-US"/>
        </w:rPr>
        <w:t xml:space="preserve"> difference</w:t>
      </w:r>
      <w:r w:rsidR="5917D6BB" w:rsidRPr="0B4994EC">
        <w:rPr>
          <w:lang w:val="en-US"/>
        </w:rPr>
        <w:t>s</w:t>
      </w:r>
      <w:r w:rsidRPr="0B4994EC">
        <w:rPr>
          <w:lang w:val="en-US"/>
        </w:rPr>
        <w:t>, the high correlation to our proposed CNN method together with the comparable C</w:t>
      </w:r>
      <w:r w:rsidR="7D0CB289" w:rsidRPr="0B4994EC">
        <w:rPr>
          <w:lang w:val="en-US"/>
        </w:rPr>
        <w:t>H</w:t>
      </w:r>
      <w:r w:rsidRPr="0B4994EC">
        <w:rPr>
          <w:lang w:val="en-US"/>
        </w:rPr>
        <w:t xml:space="preserve">:AD effect size and associations with age and </w:t>
      </w:r>
      <w:r w:rsidR="53890EBF" w:rsidRPr="0B4994EC">
        <w:rPr>
          <w:lang w:val="en-US"/>
        </w:rPr>
        <w:t xml:space="preserve">global </w:t>
      </w:r>
      <w:r w:rsidRPr="0B4994EC">
        <w:rPr>
          <w:lang w:val="en-US"/>
        </w:rPr>
        <w:t>cognition support its use as a viable alternative to our proposed CNN method.</w:t>
      </w:r>
    </w:p>
    <w:p w14:paraId="08175EF1" w14:textId="1F1D416F" w:rsidR="006D6639" w:rsidRDefault="0066025B" w:rsidP="0032209D">
      <w:pPr>
        <w:pStyle w:val="Heading2"/>
        <w:rPr>
          <w:color w:val="660000"/>
        </w:rPr>
      </w:pPr>
      <w:bookmarkStart w:id="939" w:name="_n0jny4kpidbb"/>
      <w:bookmarkEnd w:id="939"/>
      <w:r>
        <w:t>Conclusions</w:t>
      </w:r>
    </w:p>
    <w:p w14:paraId="6CC78DC3" w14:textId="3EF5B541" w:rsidR="006D6639" w:rsidRDefault="76653889" w:rsidP="00A23993">
      <w:pPr>
        <w:spacing w:line="360" w:lineRule="auto"/>
        <w:jc w:val="both"/>
      </w:pPr>
      <w:r w:rsidRPr="0B4994EC">
        <w:rPr>
          <w:color w:val="000000" w:themeColor="text1"/>
          <w:lang w:val="en-US"/>
        </w:rPr>
        <w:t xml:space="preserve">In conclusion, after evaluating various automatic segmentation methods, with Dice Kappas of 0.96 and rho values of 0.99 against high quality manually segmented labels, the CNN method yields the best HC segmentations among the three methods, with results that are comparable to the best in the literature. The high HCvol correlations between FreeSurfer, CNN and NLPB methods show that these methods agree fairly well for the segmentation of the HC, and thus </w:t>
      </w:r>
      <w:r w:rsidR="00BF1257" w:rsidRPr="0B4994EC">
        <w:rPr>
          <w:color w:val="000000" w:themeColor="text1"/>
          <w:lang w:val="en-US"/>
        </w:rPr>
        <w:t>all are viable choices to compute</w:t>
      </w:r>
      <w:r w:rsidRPr="0B4994EC">
        <w:rPr>
          <w:color w:val="000000" w:themeColor="text1"/>
          <w:lang w:val="en-US"/>
        </w:rPr>
        <w:t xml:space="preserve"> the HVR in large samples. HVR, when compared against HCvol, showed greater consistency across segmentation methods, a larger effect size when distinguishing between individuals with AD and healthy controls, and stronger associations with age and </w:t>
      </w:r>
      <w:r w:rsidR="38965A6A" w:rsidRPr="0B4994EC">
        <w:rPr>
          <w:color w:val="000000" w:themeColor="text1"/>
          <w:lang w:val="en-US"/>
        </w:rPr>
        <w:t xml:space="preserve">global </w:t>
      </w:r>
      <w:r w:rsidRPr="0B4994EC">
        <w:rPr>
          <w:color w:val="000000" w:themeColor="text1"/>
          <w:lang w:val="en-US"/>
        </w:rPr>
        <w:t>cognition, particularly improving the performance of the MALF method.</w:t>
      </w:r>
      <w:r w:rsidR="00BF1257" w:rsidRPr="0B4994EC">
        <w:rPr>
          <w:color w:val="000000" w:themeColor="text1"/>
          <w:lang w:val="en-US"/>
        </w:rPr>
        <w:t xml:space="preserve"> </w:t>
      </w:r>
      <w:ins w:id="940" w:author="Sofia Fernandez Lozano" w:date="2025-04-07T13:29:00Z" w16du:dateUtc="2025-04-07T17:29:00Z">
        <w:r w:rsidR="00F22E66" w:rsidRPr="00F22E66">
          <w:rPr>
            <w:color w:val="000000" w:themeColor="text1"/>
            <w:lang w:val="en-US"/>
          </w:rPr>
          <w:t>These advantages held across clinical groups and generalized well to an out-of-sample validation dataset.</w:t>
        </w:r>
        <w:r w:rsidR="00F22E66">
          <w:rPr>
            <w:color w:val="000000" w:themeColor="text1"/>
            <w:lang w:val="en-US"/>
          </w:rPr>
          <w:t xml:space="preserve"> </w:t>
        </w:r>
      </w:ins>
      <w:r w:rsidR="00BF1257" w:rsidRPr="0B4994EC">
        <w:rPr>
          <w:color w:val="000000" w:themeColor="text1"/>
          <w:lang w:val="en-US"/>
        </w:rPr>
        <w:t xml:space="preserve">These findings support </w:t>
      </w:r>
      <w:r w:rsidRPr="0B4994EC">
        <w:rPr>
          <w:color w:val="000000" w:themeColor="text1"/>
          <w:lang w:val="en-US"/>
        </w:rPr>
        <w:t>the promise of HVR as a measure of hippocampal integrity, specifically for neurodegenerative disease research and the study of age-related cognitive decline.</w:t>
      </w:r>
      <w:bookmarkStart w:id="941" w:name="_s5vdka507h5j"/>
      <w:bookmarkStart w:id="942" w:name="_4fyfmf3q6lgx"/>
      <w:bookmarkStart w:id="943" w:name="_pulejbr2sbwh"/>
      <w:bookmarkEnd w:id="941"/>
      <w:bookmarkEnd w:id="942"/>
      <w:bookmarkEnd w:id="943"/>
    </w:p>
    <w:p w14:paraId="1527E7BD" w14:textId="77777777" w:rsidR="00E12F1E" w:rsidRDefault="00E12F1E" w:rsidP="0032209D">
      <w:pPr>
        <w:pStyle w:val="Heading1"/>
      </w:pPr>
      <w:r>
        <w:t>Data availability</w:t>
      </w:r>
    </w:p>
    <w:p w14:paraId="067D1AF0" w14:textId="47B15993" w:rsidR="00E12F1E" w:rsidRPr="00E12F1E" w:rsidRDefault="00E12F1E" w:rsidP="00E12F1E">
      <w:pPr>
        <w:spacing w:line="360" w:lineRule="auto"/>
      </w:pPr>
      <w:r w:rsidRPr="0B4994EC">
        <w:rPr>
          <w:lang w:val="en-US"/>
        </w:rPr>
        <w:t xml:space="preserve">MRI, neuropsychological, and demographic data are available from the ADNI database (https://adni.loni.usc.edu). </w:t>
      </w:r>
    </w:p>
    <w:p w14:paraId="62AC229E" w14:textId="10F153C8" w:rsidR="006D6639" w:rsidRDefault="5C8562C4" w:rsidP="0032209D">
      <w:pPr>
        <w:pStyle w:val="Heading1"/>
      </w:pPr>
      <w:r>
        <w:t>Acknowledgements</w:t>
      </w:r>
    </w:p>
    <w:p w14:paraId="46EA4A75" w14:textId="63EBC67A" w:rsidR="006D6639" w:rsidRDefault="5C8562C4" w:rsidP="00A23993">
      <w:pPr>
        <w:spacing w:line="360" w:lineRule="auto"/>
        <w:jc w:val="both"/>
        <w:rPr>
          <w:lang w:val="en-US"/>
        </w:rPr>
      </w:pPr>
      <w:r w:rsidRPr="0B4994EC">
        <w:rPr>
          <w:lang w:val="en-US"/>
        </w:rPr>
        <w:t>Data collection and sharing for this project was funded by the Alzheimer's Disease Neuroimaging Initiative (ADNI) (National Institutes of Health Grant U01 AG024904) and DOD ADNI (Department of Defense award number W81XWH-12-2-0012). ADNI is funded by the National Institute on Aging, the National Institute of Biomedical Imaging and Bioengineering, and through generous contributions from the following: AbbVie, Alzheimer’s Association; Alzheimer’s Drug Discovery Foundation; Araclon Biotech; BioClinica, Inc.; Biogen; Bristol-Myers Squibb Company; CereSpir, Inc.; Cogstate; Eisai Inc.; Elan Pharmaceuticals, Inc.; Eli Lilly and Company; EuroImmun; F. Hoffmann-La Roche Ltd and its affiliated company Genentech, Inc.; Fujirebio; GE Healthcare; IXICO Ltd.; Janssen Alzheimer Immunotherapy Research &amp; Development, LLC.; Johnson &amp; Johnson Pharmaceutical Research &amp; Development LLC.; Lumosity; Lundbeck; Merck &amp; Co., Inc.; Meso Scale Diagnostics, LLC.; NeuroRx Research; Neurotrack Technologies; Novartis Pharmaceuticals Corporation; Pfizer Inc.; Piramal Imaging; Servier; Takeda Pharmaceutical Company; and Transition Therapeutics. The Canadian Institutes of Health Research is providing funds to support ADNI clinical sites in Canada. Private sector contributions are facilitated by the Foundation for the National Institutes of Health (www.fnih.org). The grantee organization is the Northern California Institute for Research and Education, and the study is coordinated by the Alzheimer’s Therapeutic Research Institute at the University of Southern California. ADNI data are disseminated by the Laboratory for Neuro Imaging at the University of Southern California.</w:t>
      </w:r>
    </w:p>
    <w:p w14:paraId="22DFFD88" w14:textId="329BC984" w:rsidR="00E12F1E" w:rsidRDefault="00E12F1E" w:rsidP="00E12F1E">
      <w:pPr>
        <w:pStyle w:val="Heading1"/>
      </w:pPr>
      <w:r>
        <w:t>Funding</w:t>
      </w:r>
    </w:p>
    <w:p w14:paraId="0C459C87" w14:textId="5B4317E7" w:rsidR="00CB750C" w:rsidRPr="00CB750C" w:rsidRDefault="00CB750C" w:rsidP="00CB750C">
      <w:r w:rsidRPr="7EFE4F99">
        <w:rPr>
          <w:lang w:val="en-US"/>
        </w:rPr>
        <w:t>This project has been made possible by the Brain Canada Foundation, through the Canada Brain Research Fund, with the financial support of Health Canada, Canadian Institute of Health Project Grant FRN 165921, and La Fondation</w:t>
      </w:r>
      <w:r>
        <w:t xml:space="preserve"> </w:t>
      </w:r>
      <w:r w:rsidRPr="7EFE4F99">
        <w:rPr>
          <w:lang w:val="en-US"/>
        </w:rPr>
        <w:t>Famille Louise &amp; André Charron.</w:t>
      </w:r>
    </w:p>
    <w:p w14:paraId="0D895688" w14:textId="71F1C572" w:rsidR="005A0E40" w:rsidRDefault="005A0E40" w:rsidP="005A0E40">
      <w:pPr>
        <w:pStyle w:val="Heading1"/>
      </w:pPr>
      <w:r>
        <w:t>Competing interests</w:t>
      </w:r>
    </w:p>
    <w:p w14:paraId="615A2C6B" w14:textId="6D526CB7" w:rsidR="009D044A" w:rsidRDefault="007D2BFA" w:rsidP="007D2BFA">
      <w:pPr>
        <w:spacing w:line="360" w:lineRule="auto"/>
      </w:pPr>
      <w:r w:rsidRPr="007D2BFA">
        <w:t>The authors report no competing interests</w:t>
      </w:r>
      <w:r>
        <w:t>.</w:t>
      </w:r>
    </w:p>
    <w:p w14:paraId="17A55952" w14:textId="1B2BF087" w:rsidR="009D044A" w:rsidRDefault="009D044A" w:rsidP="0032209D">
      <w:pPr>
        <w:pStyle w:val="Heading1"/>
      </w:pPr>
      <w:r>
        <w:t>References</w:t>
      </w:r>
    </w:p>
    <w:p w14:paraId="7A376BA6" w14:textId="77777777" w:rsidR="007D7047" w:rsidRPr="007D7047" w:rsidRDefault="00AC7C32" w:rsidP="181EF8F8">
      <w:pPr>
        <w:pStyle w:val="Bibliography"/>
      </w:pPr>
      <w:ins w:id="944" w:author="Sofia Fernandez Lozano" w:date="2025-03-12T21:02:00Z">
        <w:r>
          <w:fldChar w:fldCharType="begin"/>
        </w:r>
      </w:ins>
      <w:ins w:id="945" w:author="Sofia Fernandez Lozano" w:date="2025-03-31T19:46:00Z">
        <w:r>
          <w:instrText xml:space="preserve"> ADDIN ZOTERO_BIBL {"uncited":[],"omitted":[],"custom":[]} CSL_BIBLIOGRAPHY </w:instrText>
        </w:r>
      </w:ins>
      <w:del w:id="946" w:author="Sofia Fernandez Lozano" w:date="2025-03-31T19:46:00Z">
        <w:r>
          <w:delInstrText xml:space="preserve"> ADDIN ZOTERO_BIBL {"uncited":[],"omitted":[],"custom":[]} CSL_BIBLIOGRAPHY </w:delInstrText>
        </w:r>
      </w:del>
      <w:r>
        <w:fldChar w:fldCharType="separate"/>
      </w:r>
      <w:ins w:id="947" w:author="Sofia Fernandez Lozano" w:date="2025-03-31T19:46:00Z">
        <w:r w:rsidR="007D7047" w:rsidRPr="181EF8F8">
          <w:rPr>
            <w:lang w:val="en-US"/>
          </w:rPr>
          <w:t>1.</w:t>
        </w:r>
        <w:r>
          <w:tab/>
        </w:r>
        <w:r w:rsidR="007D7047" w:rsidRPr="181EF8F8">
          <w:rPr>
            <w:lang w:val="en-US"/>
          </w:rPr>
          <w:t xml:space="preserve">Eichenbaum H. Hippocampus: Cognitive Processes and Neural Representations that Underlie Declarative Memory. </w:t>
        </w:r>
        <w:r w:rsidR="007D7047" w:rsidRPr="181EF8F8">
          <w:rPr>
            <w:i/>
            <w:iCs/>
            <w:lang w:val="en-US"/>
          </w:rPr>
          <w:t>Neuron</w:t>
        </w:r>
        <w:r w:rsidR="007D7047" w:rsidRPr="181EF8F8">
          <w:rPr>
            <w:lang w:val="en-US"/>
          </w:rPr>
          <w:t>. 2004;44(1):109-120. doi:10.1016/j.neuron.2004.08.028</w:t>
        </w:r>
      </w:ins>
    </w:p>
    <w:p w14:paraId="3B29C86D" w14:textId="77777777" w:rsidR="007D7047" w:rsidRPr="007D7047" w:rsidRDefault="007D7047" w:rsidP="181EF8F8">
      <w:pPr>
        <w:pStyle w:val="Bibliography"/>
      </w:pPr>
      <w:ins w:id="948" w:author="Sofia Fernandez Lozano" w:date="2025-03-31T19:46:00Z">
        <w:r w:rsidRPr="181EF8F8">
          <w:rPr>
            <w:lang w:val="en-US"/>
          </w:rPr>
          <w:t>2.</w:t>
        </w:r>
        <w:r>
          <w:tab/>
        </w:r>
        <w:r w:rsidRPr="181EF8F8">
          <w:rPr>
            <w:lang w:val="en-US"/>
          </w:rPr>
          <w:t xml:space="preserve">Campbell S, Marriott M, Nahmias C, MacQueen GM. Lower hippocampal volume in patients suffering from depression: a meta-analysis. </w:t>
        </w:r>
        <w:r w:rsidRPr="181EF8F8">
          <w:rPr>
            <w:i/>
            <w:iCs/>
            <w:lang w:val="en-US"/>
          </w:rPr>
          <w:t>Am J Psychiatry</w:t>
        </w:r>
        <w:r w:rsidRPr="181EF8F8">
          <w:rPr>
            <w:lang w:val="en-US"/>
          </w:rPr>
          <w:t>. 2004;161(4):598-607. doi:10.1176/appi.ajp.161.4.598</w:t>
        </w:r>
      </w:ins>
    </w:p>
    <w:p w14:paraId="4CFAC0A8" w14:textId="77777777" w:rsidR="007D7047" w:rsidRPr="007D7047" w:rsidRDefault="007D7047" w:rsidP="181EF8F8">
      <w:pPr>
        <w:pStyle w:val="Bibliography"/>
      </w:pPr>
      <w:ins w:id="949" w:author="Sofia Fernandez Lozano" w:date="2025-03-31T19:46:00Z">
        <w:r w:rsidRPr="181EF8F8">
          <w:rPr>
            <w:lang w:val="en-US"/>
          </w:rPr>
          <w:t>3.</w:t>
        </w:r>
        <w:r>
          <w:tab/>
        </w:r>
        <w:r w:rsidRPr="181EF8F8">
          <w:rPr>
            <w:lang w:val="en-US"/>
          </w:rPr>
          <w:t xml:space="preserve">Videbech P, Ravnkilde B. Hippocampal volume and depression: a meta-analysis of MRI studies. </w:t>
        </w:r>
        <w:r w:rsidRPr="181EF8F8">
          <w:rPr>
            <w:i/>
            <w:iCs/>
            <w:lang w:val="en-US"/>
          </w:rPr>
          <w:t>Am J Psychiatry</w:t>
        </w:r>
        <w:r w:rsidRPr="181EF8F8">
          <w:rPr>
            <w:lang w:val="en-US"/>
          </w:rPr>
          <w:t>. 2004;161(11):1957-1966. doi:10.1176/appi.ajp.161.11.1957</w:t>
        </w:r>
      </w:ins>
    </w:p>
    <w:p w14:paraId="4ABDDCAD" w14:textId="77777777" w:rsidR="007D7047" w:rsidRPr="007D7047" w:rsidRDefault="007D7047" w:rsidP="181EF8F8">
      <w:pPr>
        <w:pStyle w:val="Bibliography"/>
      </w:pPr>
      <w:ins w:id="950" w:author="Sofia Fernandez Lozano" w:date="2025-03-31T19:46:00Z">
        <w:r w:rsidRPr="181EF8F8">
          <w:rPr>
            <w:lang w:val="en-US"/>
          </w:rPr>
          <w:t>4.</w:t>
        </w:r>
        <w:r>
          <w:tab/>
        </w:r>
        <w:r w:rsidRPr="181EF8F8">
          <w:rPr>
            <w:lang w:val="en-US"/>
          </w:rPr>
          <w:t xml:space="preserve">Adriano F, Caltagirone C, Spalletta G. Hippocampal volume reduction in first-episode and chronic schizophrenia: a review and meta-analysis. </w:t>
        </w:r>
        <w:r w:rsidRPr="181EF8F8">
          <w:rPr>
            <w:i/>
            <w:iCs/>
            <w:lang w:val="en-US"/>
          </w:rPr>
          <w:t>Neurosci Rev J Bringing Neurobiol Neurol Psychiatry</w:t>
        </w:r>
        <w:r w:rsidRPr="181EF8F8">
          <w:rPr>
            <w:lang w:val="en-US"/>
          </w:rPr>
          <w:t>. 2012;18(2):180-200. doi:10.1177/1073858410395147</w:t>
        </w:r>
      </w:ins>
    </w:p>
    <w:p w14:paraId="70C7A50C" w14:textId="77777777" w:rsidR="007D7047" w:rsidRPr="007D7047" w:rsidRDefault="007D7047">
      <w:pPr>
        <w:pStyle w:val="Bibliography"/>
        <w:rPr>
          <w:ins w:id="951" w:author="Sofia Fernandez Lozano" w:date="2025-03-31T19:46:00Z" w16du:dateUtc="2025-03-31T23:46:00Z"/>
        </w:rPr>
        <w:pPrChange w:id="952" w:author="Sofia Fernandez Lozano" w:date="2025-03-31T19:46:00Z" w16du:dateUtc="2025-03-31T23:46:00Z">
          <w:pPr>
            <w:widowControl w:val="0"/>
            <w:autoSpaceDE w:val="0"/>
            <w:autoSpaceDN w:val="0"/>
            <w:adjustRightInd w:val="0"/>
            <w:spacing w:line="240" w:lineRule="auto"/>
          </w:pPr>
        </w:pPrChange>
      </w:pPr>
      <w:ins w:id="953" w:author="Sofia Fernandez Lozano" w:date="2025-03-31T19:46:00Z" w16du:dateUtc="2025-03-31T23:46:00Z">
        <w:r w:rsidRPr="007D7047">
          <w:t>5.</w:t>
        </w:r>
        <w:r w:rsidRPr="007D7047">
          <w:tab/>
          <w:t xml:space="preserve">Morimoto T, Matsuda Y, Matsuoka K, et al. Computer-assisted cognitive remediation therapy increases hippocampal volume in patients with schizophrenia: a randomized controlled trial. </w:t>
        </w:r>
        <w:r w:rsidRPr="007D7047">
          <w:rPr>
            <w:i/>
            <w:iCs/>
          </w:rPr>
          <w:t>BMC Psychiatry</w:t>
        </w:r>
        <w:r w:rsidRPr="007D7047">
          <w:t>. 2018;18(1):83. doi:10.1186/s12888-018-1667-1</w:t>
        </w:r>
      </w:ins>
    </w:p>
    <w:p w14:paraId="3613B326" w14:textId="77777777" w:rsidR="007D7047" w:rsidRPr="007D7047" w:rsidRDefault="007D7047">
      <w:pPr>
        <w:pStyle w:val="Bibliography"/>
        <w:rPr>
          <w:ins w:id="954" w:author="Sofia Fernandez Lozano" w:date="2025-03-31T19:46:00Z" w16du:dateUtc="2025-03-31T23:46:00Z"/>
          <w:lang w:val="fr-CA"/>
          <w:rPrChange w:id="955" w:author="Sofia Fernandez Lozano" w:date="2025-03-31T19:46:00Z" w16du:dateUtc="2025-03-31T23:46:00Z">
            <w:rPr>
              <w:ins w:id="956" w:author="Sofia Fernandez Lozano" w:date="2025-03-31T19:46:00Z" w16du:dateUtc="2025-03-31T23:46:00Z"/>
            </w:rPr>
          </w:rPrChange>
        </w:rPr>
        <w:pPrChange w:id="957" w:author="Sofia Fernandez Lozano" w:date="2025-03-31T19:46:00Z" w16du:dateUtc="2025-03-31T23:46:00Z">
          <w:pPr>
            <w:widowControl w:val="0"/>
            <w:autoSpaceDE w:val="0"/>
            <w:autoSpaceDN w:val="0"/>
            <w:adjustRightInd w:val="0"/>
            <w:spacing w:line="240" w:lineRule="auto"/>
          </w:pPr>
        </w:pPrChange>
      </w:pPr>
      <w:ins w:id="958" w:author="Sofia Fernandez Lozano" w:date="2025-03-31T19:46:00Z" w16du:dateUtc="2025-03-31T23:46:00Z">
        <w:r w:rsidRPr="007D7047">
          <w:t>6.</w:t>
        </w:r>
        <w:r w:rsidRPr="007D7047">
          <w:tab/>
          <w:t xml:space="preserve">Jack CR, Bennett DA, Blennow K, et al. NIA-AA Research Framework: Toward a biological definition of Alzheimer’s disease. </w:t>
        </w:r>
        <w:r w:rsidRPr="007D7047">
          <w:rPr>
            <w:i/>
            <w:iCs/>
            <w:lang w:val="fr-CA"/>
            <w:rPrChange w:id="959" w:author="Sofia Fernandez Lozano" w:date="2025-03-31T19:46:00Z" w16du:dateUtc="2025-03-31T23:46:00Z">
              <w:rPr>
                <w:i/>
                <w:iCs/>
              </w:rPr>
            </w:rPrChange>
          </w:rPr>
          <w:t>Alzheimers Dement</w:t>
        </w:r>
        <w:r w:rsidRPr="007D7047">
          <w:rPr>
            <w:lang w:val="fr-CA"/>
            <w:rPrChange w:id="960" w:author="Sofia Fernandez Lozano" w:date="2025-03-31T19:46:00Z" w16du:dateUtc="2025-03-31T23:46:00Z">
              <w:rPr/>
            </w:rPrChange>
          </w:rPr>
          <w:t>. 2018;14(4):535-562. doi:10.1016/j.jalz.2018.02.018</w:t>
        </w:r>
      </w:ins>
    </w:p>
    <w:p w14:paraId="2CCC80F6" w14:textId="77777777" w:rsidR="007D7047" w:rsidRPr="007D7047" w:rsidRDefault="007D7047">
      <w:pPr>
        <w:pStyle w:val="Bibliography"/>
        <w:rPr>
          <w:ins w:id="961" w:author="Sofia Fernandez Lozano" w:date="2025-03-31T19:46:00Z" w16du:dateUtc="2025-03-31T23:46:00Z"/>
        </w:rPr>
        <w:pPrChange w:id="962" w:author="Sofia Fernandez Lozano" w:date="2025-03-31T19:46:00Z" w16du:dateUtc="2025-03-31T23:46:00Z">
          <w:pPr>
            <w:widowControl w:val="0"/>
            <w:autoSpaceDE w:val="0"/>
            <w:autoSpaceDN w:val="0"/>
            <w:adjustRightInd w:val="0"/>
            <w:spacing w:line="240" w:lineRule="auto"/>
          </w:pPr>
        </w:pPrChange>
      </w:pPr>
      <w:ins w:id="963" w:author="Sofia Fernandez Lozano" w:date="2025-03-31T19:46:00Z" w16du:dateUtc="2025-03-31T23:46:00Z">
        <w:r w:rsidRPr="007D7047">
          <w:rPr>
            <w:lang w:val="fr-CA"/>
            <w:rPrChange w:id="964" w:author="Sofia Fernandez Lozano" w:date="2025-03-31T19:46:00Z" w16du:dateUtc="2025-03-31T23:46:00Z">
              <w:rPr/>
            </w:rPrChange>
          </w:rPr>
          <w:t>7.</w:t>
        </w:r>
        <w:r w:rsidRPr="007D7047">
          <w:rPr>
            <w:lang w:val="fr-CA"/>
            <w:rPrChange w:id="965" w:author="Sofia Fernandez Lozano" w:date="2025-03-31T19:46:00Z" w16du:dateUtc="2025-03-31T23:46:00Z">
              <w:rPr/>
            </w:rPrChange>
          </w:rPr>
          <w:tab/>
          <w:t xml:space="preserve">Kandiah N, Zainal NH, Narasimhalu K, et al. </w:t>
        </w:r>
        <w:r w:rsidRPr="007D7047">
          <w:t xml:space="preserve">Hippocampal volume and white matter disease in the prediction of dementia in Parkinson’s disease. </w:t>
        </w:r>
        <w:r w:rsidRPr="007D7047">
          <w:rPr>
            <w:i/>
            <w:iCs/>
          </w:rPr>
          <w:t>Parkinsonism Relat Disord</w:t>
        </w:r>
        <w:r w:rsidRPr="007D7047">
          <w:t>. 2014;20(11):1203-1208. doi:10.1016/j.parkreldis.2014.08.024</w:t>
        </w:r>
      </w:ins>
    </w:p>
    <w:p w14:paraId="3C7C3422" w14:textId="77777777" w:rsidR="007D7047" w:rsidRPr="007D7047" w:rsidRDefault="007D7047" w:rsidP="181EF8F8">
      <w:pPr>
        <w:pStyle w:val="Bibliography"/>
      </w:pPr>
      <w:ins w:id="966" w:author="Sofia Fernandez Lozano" w:date="2025-03-31T19:46:00Z">
        <w:r w:rsidRPr="181EF8F8">
          <w:rPr>
            <w:lang w:val="en-US"/>
          </w:rPr>
          <w:t>8.</w:t>
        </w:r>
        <w:r>
          <w:tab/>
        </w:r>
        <w:r w:rsidRPr="181EF8F8">
          <w:rPr>
            <w:lang w:val="en-US"/>
          </w:rPr>
          <w:t xml:space="preserve">Koenig KA, Sakaie KE, Lowe MJ, et al. Hippocampal volume is related to cognitive decline and fornicial diffusion measures in multiple sclerosis. </w:t>
        </w:r>
        <w:r w:rsidRPr="181EF8F8">
          <w:rPr>
            <w:i/>
            <w:iCs/>
            <w:lang w:val="en-US"/>
          </w:rPr>
          <w:t>Magn Reson Imaging</w:t>
        </w:r>
        <w:r w:rsidRPr="181EF8F8">
          <w:rPr>
            <w:lang w:val="en-US"/>
          </w:rPr>
          <w:t>. 2014;32(4):354-358. doi:10.1016/j.mri.2013.12.012</w:t>
        </w:r>
      </w:ins>
    </w:p>
    <w:p w14:paraId="03E8E33B" w14:textId="77777777" w:rsidR="007D7047" w:rsidRPr="007D7047" w:rsidRDefault="007D7047">
      <w:pPr>
        <w:pStyle w:val="Bibliography"/>
        <w:rPr>
          <w:ins w:id="967" w:author="Sofia Fernandez Lozano" w:date="2025-03-31T19:46:00Z" w16du:dateUtc="2025-03-31T23:46:00Z"/>
          <w:lang w:val="fr-CA"/>
          <w:rPrChange w:id="968" w:author="Sofia Fernandez Lozano" w:date="2025-03-31T19:46:00Z" w16du:dateUtc="2025-03-31T23:46:00Z">
            <w:rPr>
              <w:ins w:id="969" w:author="Sofia Fernandez Lozano" w:date="2025-03-31T19:46:00Z" w16du:dateUtc="2025-03-31T23:46:00Z"/>
            </w:rPr>
          </w:rPrChange>
        </w:rPr>
        <w:pPrChange w:id="970" w:author="Sofia Fernandez Lozano" w:date="2025-03-31T19:46:00Z" w16du:dateUtc="2025-03-31T23:46:00Z">
          <w:pPr>
            <w:widowControl w:val="0"/>
            <w:autoSpaceDE w:val="0"/>
            <w:autoSpaceDN w:val="0"/>
            <w:adjustRightInd w:val="0"/>
            <w:spacing w:line="240" w:lineRule="auto"/>
          </w:pPr>
        </w:pPrChange>
      </w:pPr>
      <w:ins w:id="971" w:author="Sofia Fernandez Lozano" w:date="2025-03-31T19:46:00Z" w16du:dateUtc="2025-03-31T23:46:00Z">
        <w:r w:rsidRPr="007D7047">
          <w:t>9.</w:t>
        </w:r>
        <w:r w:rsidRPr="007D7047">
          <w:tab/>
          <w:t xml:space="preserve">Reyes A, Holden HM, Chang YHA, et al. Impaired spatial pattern separation performance in temporal lobe epilepsy is associated with visuospatial memory deficits and hippocampal volume loss. </w:t>
        </w:r>
        <w:r w:rsidRPr="007D7047">
          <w:rPr>
            <w:i/>
            <w:iCs/>
            <w:lang w:val="fr-CA"/>
            <w:rPrChange w:id="972" w:author="Sofia Fernandez Lozano" w:date="2025-03-31T19:46:00Z" w16du:dateUtc="2025-03-31T23:46:00Z">
              <w:rPr>
                <w:i/>
                <w:iCs/>
              </w:rPr>
            </w:rPrChange>
          </w:rPr>
          <w:t>Neuropsychologia</w:t>
        </w:r>
        <w:r w:rsidRPr="007D7047">
          <w:rPr>
            <w:lang w:val="fr-CA"/>
            <w:rPrChange w:id="973" w:author="Sofia Fernandez Lozano" w:date="2025-03-31T19:46:00Z" w16du:dateUtc="2025-03-31T23:46:00Z">
              <w:rPr/>
            </w:rPrChange>
          </w:rPr>
          <w:t>. 2018;111:209-215. doi:10.1016/j.neuropsychologia.2018.02.009</w:t>
        </w:r>
      </w:ins>
    </w:p>
    <w:p w14:paraId="186210F9" w14:textId="77777777" w:rsidR="007D7047" w:rsidRPr="007D7047" w:rsidRDefault="007D7047">
      <w:pPr>
        <w:pStyle w:val="Bibliography"/>
        <w:rPr>
          <w:ins w:id="974" w:author="Sofia Fernandez Lozano" w:date="2025-03-31T19:46:00Z" w16du:dateUtc="2025-03-31T23:46:00Z"/>
        </w:rPr>
        <w:pPrChange w:id="975" w:author="Sofia Fernandez Lozano" w:date="2025-03-31T19:46:00Z" w16du:dateUtc="2025-03-31T23:46:00Z">
          <w:pPr>
            <w:widowControl w:val="0"/>
            <w:autoSpaceDE w:val="0"/>
            <w:autoSpaceDN w:val="0"/>
            <w:adjustRightInd w:val="0"/>
            <w:spacing w:line="240" w:lineRule="auto"/>
          </w:pPr>
        </w:pPrChange>
      </w:pPr>
      <w:ins w:id="976" w:author="Sofia Fernandez Lozano" w:date="2025-03-31T19:46:00Z" w16du:dateUtc="2025-03-31T23:46:00Z">
        <w:r w:rsidRPr="007D7047">
          <w:rPr>
            <w:lang w:val="fr-CA"/>
            <w:rPrChange w:id="977" w:author="Sofia Fernandez Lozano" w:date="2025-03-31T19:46:00Z" w16du:dateUtc="2025-03-31T23:46:00Z">
              <w:rPr/>
            </w:rPrChange>
          </w:rPr>
          <w:t>10.</w:t>
        </w:r>
        <w:r w:rsidRPr="007D7047">
          <w:rPr>
            <w:lang w:val="fr-CA"/>
            <w:rPrChange w:id="978" w:author="Sofia Fernandez Lozano" w:date="2025-03-31T19:46:00Z" w16du:dateUtc="2025-03-31T23:46:00Z">
              <w:rPr/>
            </w:rPrChange>
          </w:rPr>
          <w:tab/>
          <w:t xml:space="preserve">Barnes J, Bartlett JW, van de Pol LA, et al. </w:t>
        </w:r>
        <w:r w:rsidRPr="007D7047">
          <w:t xml:space="preserve">A meta-analysis of hippocampal atrophy rates in Alzheimer’s disease. </w:t>
        </w:r>
        <w:r w:rsidRPr="007D7047">
          <w:rPr>
            <w:i/>
            <w:iCs/>
          </w:rPr>
          <w:t>Neurobiol Aging</w:t>
        </w:r>
        <w:r w:rsidRPr="007D7047">
          <w:t>. 2009;30(11):1711-1723. doi:10.1016/j.neurobiolaging.2008.01.010</w:t>
        </w:r>
      </w:ins>
    </w:p>
    <w:p w14:paraId="0531DF53" w14:textId="77777777" w:rsidR="007D7047" w:rsidRPr="007D7047" w:rsidRDefault="007D7047">
      <w:pPr>
        <w:pStyle w:val="Bibliography"/>
        <w:rPr>
          <w:ins w:id="979" w:author="Sofia Fernandez Lozano" w:date="2025-03-31T19:46:00Z" w16du:dateUtc="2025-03-31T23:46:00Z"/>
          <w:lang w:val="fr-CA"/>
          <w:rPrChange w:id="980" w:author="Sofia Fernandez Lozano" w:date="2025-03-31T19:46:00Z" w16du:dateUtc="2025-03-31T23:46:00Z">
            <w:rPr>
              <w:ins w:id="981" w:author="Sofia Fernandez Lozano" w:date="2025-03-31T19:46:00Z" w16du:dateUtc="2025-03-31T23:46:00Z"/>
            </w:rPr>
          </w:rPrChange>
        </w:rPr>
        <w:pPrChange w:id="982" w:author="Sofia Fernandez Lozano" w:date="2025-03-31T19:46:00Z" w16du:dateUtc="2025-03-31T23:46:00Z">
          <w:pPr>
            <w:widowControl w:val="0"/>
            <w:autoSpaceDE w:val="0"/>
            <w:autoSpaceDN w:val="0"/>
            <w:adjustRightInd w:val="0"/>
            <w:spacing w:line="240" w:lineRule="auto"/>
          </w:pPr>
        </w:pPrChange>
      </w:pPr>
      <w:ins w:id="983" w:author="Sofia Fernandez Lozano" w:date="2025-03-31T19:46:00Z" w16du:dateUtc="2025-03-31T23:46:00Z">
        <w:r w:rsidRPr="007D7047">
          <w:t>11.</w:t>
        </w:r>
        <w:r w:rsidRPr="007D7047">
          <w:tab/>
          <w:t xml:space="preserve">Frankó E, Joly O, Alzheimer’s Disease Neuroimaging Initiative. Evaluating Alzheimer’s disease progression using rate of regional hippocampal atrophy. </w:t>
        </w:r>
        <w:r w:rsidRPr="007D7047">
          <w:rPr>
            <w:i/>
            <w:iCs/>
            <w:lang w:val="fr-CA"/>
            <w:rPrChange w:id="984" w:author="Sofia Fernandez Lozano" w:date="2025-03-31T19:46:00Z" w16du:dateUtc="2025-03-31T23:46:00Z">
              <w:rPr>
                <w:i/>
                <w:iCs/>
              </w:rPr>
            </w:rPrChange>
          </w:rPr>
          <w:t>PloS One</w:t>
        </w:r>
        <w:r w:rsidRPr="007D7047">
          <w:rPr>
            <w:lang w:val="fr-CA"/>
            <w:rPrChange w:id="985" w:author="Sofia Fernandez Lozano" w:date="2025-03-31T19:46:00Z" w16du:dateUtc="2025-03-31T23:46:00Z">
              <w:rPr/>
            </w:rPrChange>
          </w:rPr>
          <w:t>. 2013;8(8):e71354. doi:10.1371/journal.pone.0071354</w:t>
        </w:r>
      </w:ins>
    </w:p>
    <w:p w14:paraId="655135D6" w14:textId="77777777" w:rsidR="007D7047" w:rsidRPr="007D7047" w:rsidRDefault="007D7047">
      <w:pPr>
        <w:pStyle w:val="Bibliography"/>
        <w:rPr>
          <w:ins w:id="986" w:author="Sofia Fernandez Lozano" w:date="2025-03-31T19:46:00Z" w16du:dateUtc="2025-03-31T23:46:00Z"/>
        </w:rPr>
        <w:pPrChange w:id="987" w:author="Sofia Fernandez Lozano" w:date="2025-03-31T19:46:00Z" w16du:dateUtc="2025-03-31T23:46:00Z">
          <w:pPr>
            <w:widowControl w:val="0"/>
            <w:autoSpaceDE w:val="0"/>
            <w:autoSpaceDN w:val="0"/>
            <w:adjustRightInd w:val="0"/>
            <w:spacing w:line="240" w:lineRule="auto"/>
          </w:pPr>
        </w:pPrChange>
      </w:pPr>
      <w:ins w:id="988" w:author="Sofia Fernandez Lozano" w:date="2025-03-31T19:46:00Z" w16du:dateUtc="2025-03-31T23:46:00Z">
        <w:r w:rsidRPr="007D7047">
          <w:rPr>
            <w:lang w:val="fr-CA"/>
            <w:rPrChange w:id="989" w:author="Sofia Fernandez Lozano" w:date="2025-03-31T19:46:00Z" w16du:dateUtc="2025-03-31T23:46:00Z">
              <w:rPr/>
            </w:rPrChange>
          </w:rPr>
          <w:t>12.</w:t>
        </w:r>
        <w:r w:rsidRPr="007D7047">
          <w:rPr>
            <w:lang w:val="fr-CA"/>
            <w:rPrChange w:id="990" w:author="Sofia Fernandez Lozano" w:date="2025-03-31T19:46:00Z" w16du:dateUtc="2025-03-31T23:46:00Z">
              <w:rPr/>
            </w:rPrChange>
          </w:rPr>
          <w:tab/>
          <w:t xml:space="preserve">Henneman WJP, Sluimer JD, Barnes J, et al. </w:t>
        </w:r>
        <w:r w:rsidRPr="007D7047">
          <w:t xml:space="preserve">Hippocampal atrophy rates in Alzheimer disease: added value over whole brain volume measures. </w:t>
        </w:r>
        <w:r w:rsidRPr="007D7047">
          <w:rPr>
            <w:i/>
            <w:iCs/>
          </w:rPr>
          <w:t>Neurology</w:t>
        </w:r>
        <w:r w:rsidRPr="007D7047">
          <w:t>. 2009;72(11):999-1007. doi:10.1212/01.wnl.0000344568.09360.31</w:t>
        </w:r>
      </w:ins>
    </w:p>
    <w:p w14:paraId="778B45E7" w14:textId="77777777" w:rsidR="007D7047" w:rsidRPr="007D7047" w:rsidRDefault="007D7047">
      <w:pPr>
        <w:pStyle w:val="Bibliography"/>
        <w:rPr>
          <w:ins w:id="991" w:author="Sofia Fernandez Lozano" w:date="2025-03-31T19:46:00Z" w16du:dateUtc="2025-03-31T23:46:00Z"/>
        </w:rPr>
        <w:pPrChange w:id="992" w:author="Sofia Fernandez Lozano" w:date="2025-03-31T19:46:00Z" w16du:dateUtc="2025-03-31T23:46:00Z">
          <w:pPr>
            <w:widowControl w:val="0"/>
            <w:autoSpaceDE w:val="0"/>
            <w:autoSpaceDN w:val="0"/>
            <w:adjustRightInd w:val="0"/>
            <w:spacing w:line="240" w:lineRule="auto"/>
          </w:pPr>
        </w:pPrChange>
      </w:pPr>
      <w:ins w:id="993" w:author="Sofia Fernandez Lozano" w:date="2025-03-31T19:46:00Z" w16du:dateUtc="2025-03-31T23:46:00Z">
        <w:r w:rsidRPr="007D7047">
          <w:t>13.</w:t>
        </w:r>
        <w:r w:rsidRPr="007D7047">
          <w:tab/>
          <w:t xml:space="preserve">Shi F, Liu B, Zhou Y, Yu C, Jiang T. Hippocampal volume and asymmetry in mild cognitive impairment and Alzheimer’s disease: Meta-analyses of MRI studies. </w:t>
        </w:r>
        <w:r w:rsidRPr="007D7047">
          <w:rPr>
            <w:i/>
            <w:iCs/>
          </w:rPr>
          <w:t>Hippocampus</w:t>
        </w:r>
        <w:r w:rsidRPr="007D7047">
          <w:t>. 2009;19(11):1055-1064. doi:10.1002/hipo.20573</w:t>
        </w:r>
      </w:ins>
    </w:p>
    <w:p w14:paraId="3505B617" w14:textId="77777777" w:rsidR="007D7047" w:rsidRPr="007D7047" w:rsidRDefault="007D7047">
      <w:pPr>
        <w:pStyle w:val="Bibliography"/>
        <w:rPr>
          <w:ins w:id="994" w:author="Sofia Fernandez Lozano" w:date="2025-03-31T19:46:00Z" w16du:dateUtc="2025-03-31T23:46:00Z"/>
          <w:lang w:val="fr-CA"/>
          <w:rPrChange w:id="995" w:author="Sofia Fernandez Lozano" w:date="2025-03-31T19:46:00Z" w16du:dateUtc="2025-03-31T23:46:00Z">
            <w:rPr>
              <w:ins w:id="996" w:author="Sofia Fernandez Lozano" w:date="2025-03-31T19:46:00Z" w16du:dateUtc="2025-03-31T23:46:00Z"/>
            </w:rPr>
          </w:rPrChange>
        </w:rPr>
        <w:pPrChange w:id="997" w:author="Sofia Fernandez Lozano" w:date="2025-03-31T19:46:00Z" w16du:dateUtc="2025-03-31T23:46:00Z">
          <w:pPr>
            <w:widowControl w:val="0"/>
            <w:autoSpaceDE w:val="0"/>
            <w:autoSpaceDN w:val="0"/>
            <w:adjustRightInd w:val="0"/>
            <w:spacing w:line="240" w:lineRule="auto"/>
          </w:pPr>
        </w:pPrChange>
      </w:pPr>
      <w:ins w:id="998" w:author="Sofia Fernandez Lozano" w:date="2025-03-31T19:46:00Z" w16du:dateUtc="2025-03-31T23:46:00Z">
        <w:r w:rsidRPr="007D7047">
          <w:t>14.</w:t>
        </w:r>
        <w:r w:rsidRPr="007D7047">
          <w:tab/>
          <w:t xml:space="preserve">Coupé P, Manjón JV, Fonov V, Pruessner J, Robles M, Collins DL. Patch-based segmentation using expert priors: Application to hippocampus and ventricle segmentation. </w:t>
        </w:r>
        <w:r w:rsidRPr="007D7047">
          <w:rPr>
            <w:i/>
            <w:iCs/>
            <w:lang w:val="fr-CA"/>
            <w:rPrChange w:id="999" w:author="Sofia Fernandez Lozano" w:date="2025-03-31T19:46:00Z" w16du:dateUtc="2025-03-31T23:46:00Z">
              <w:rPr>
                <w:i/>
                <w:iCs/>
              </w:rPr>
            </w:rPrChange>
          </w:rPr>
          <w:t>NeuroImage</w:t>
        </w:r>
        <w:r w:rsidRPr="007D7047">
          <w:rPr>
            <w:lang w:val="fr-CA"/>
            <w:rPrChange w:id="1000" w:author="Sofia Fernandez Lozano" w:date="2025-03-31T19:46:00Z" w16du:dateUtc="2025-03-31T23:46:00Z">
              <w:rPr/>
            </w:rPrChange>
          </w:rPr>
          <w:t>. 2011;54(2):940-954. doi:10.1016/j.neuroimage.2010.09.018</w:t>
        </w:r>
      </w:ins>
    </w:p>
    <w:p w14:paraId="37275DE8" w14:textId="77777777" w:rsidR="007D7047" w:rsidRPr="007D7047" w:rsidRDefault="007D7047">
      <w:pPr>
        <w:pStyle w:val="Bibliography"/>
        <w:rPr>
          <w:ins w:id="1001" w:author="Sofia Fernandez Lozano" w:date="2025-03-31T19:46:00Z" w16du:dateUtc="2025-03-31T23:46:00Z"/>
        </w:rPr>
        <w:pPrChange w:id="1002" w:author="Sofia Fernandez Lozano" w:date="2025-03-31T19:46:00Z" w16du:dateUtc="2025-03-31T23:46:00Z">
          <w:pPr>
            <w:widowControl w:val="0"/>
            <w:autoSpaceDE w:val="0"/>
            <w:autoSpaceDN w:val="0"/>
            <w:adjustRightInd w:val="0"/>
            <w:spacing w:line="240" w:lineRule="auto"/>
          </w:pPr>
        </w:pPrChange>
      </w:pPr>
      <w:ins w:id="1003" w:author="Sofia Fernandez Lozano" w:date="2025-03-31T19:46:00Z" w16du:dateUtc="2025-03-31T23:46:00Z">
        <w:r w:rsidRPr="007D7047">
          <w:rPr>
            <w:lang w:val="fr-CA"/>
            <w:rPrChange w:id="1004" w:author="Sofia Fernandez Lozano" w:date="2025-03-31T19:46:00Z" w16du:dateUtc="2025-03-31T23:46:00Z">
              <w:rPr/>
            </w:rPrChange>
          </w:rPr>
          <w:t>15.</w:t>
        </w:r>
        <w:r w:rsidRPr="007D7047">
          <w:rPr>
            <w:lang w:val="fr-CA"/>
            <w:rPrChange w:id="1005" w:author="Sofia Fernandez Lozano" w:date="2025-03-31T19:46:00Z" w16du:dateUtc="2025-03-31T23:46:00Z">
              <w:rPr/>
            </w:rPrChange>
          </w:rPr>
          <w:tab/>
          <w:t xml:space="preserve">Zandifar A, Fonov V, Coupé P, Pruessner J, Collins DL. </w:t>
        </w:r>
        <w:r w:rsidRPr="007D7047">
          <w:t xml:space="preserve">A comparison of accurate automatic hippocampal segmentation methods. </w:t>
        </w:r>
        <w:r w:rsidRPr="007D7047">
          <w:rPr>
            <w:i/>
            <w:iCs/>
          </w:rPr>
          <w:t>NeuroImage</w:t>
        </w:r>
        <w:r w:rsidRPr="007D7047">
          <w:t>. 2017;155:383-393. doi:10.1016/j.neuroimage.2017.04.018</w:t>
        </w:r>
      </w:ins>
    </w:p>
    <w:p w14:paraId="7C4A670B" w14:textId="77777777" w:rsidR="007D7047" w:rsidRPr="007D7047" w:rsidRDefault="007D7047">
      <w:pPr>
        <w:pStyle w:val="Bibliography"/>
        <w:rPr>
          <w:ins w:id="1006" w:author="Sofia Fernandez Lozano" w:date="2025-03-31T19:46:00Z" w16du:dateUtc="2025-03-31T23:46:00Z"/>
          <w:lang w:val="fr-CA"/>
          <w:rPrChange w:id="1007" w:author="Sofia Fernandez Lozano" w:date="2025-03-31T19:46:00Z" w16du:dateUtc="2025-03-31T23:46:00Z">
            <w:rPr>
              <w:ins w:id="1008" w:author="Sofia Fernandez Lozano" w:date="2025-03-31T19:46:00Z" w16du:dateUtc="2025-03-31T23:46:00Z"/>
            </w:rPr>
          </w:rPrChange>
        </w:rPr>
        <w:pPrChange w:id="1009" w:author="Sofia Fernandez Lozano" w:date="2025-03-31T19:46:00Z" w16du:dateUtc="2025-03-31T23:46:00Z">
          <w:pPr>
            <w:widowControl w:val="0"/>
            <w:autoSpaceDE w:val="0"/>
            <w:autoSpaceDN w:val="0"/>
            <w:adjustRightInd w:val="0"/>
            <w:spacing w:line="240" w:lineRule="auto"/>
          </w:pPr>
        </w:pPrChange>
      </w:pPr>
      <w:ins w:id="1010" w:author="Sofia Fernandez Lozano" w:date="2025-03-31T19:46:00Z" w16du:dateUtc="2025-03-31T23:46:00Z">
        <w:r w:rsidRPr="007D7047">
          <w:t>16.</w:t>
        </w:r>
        <w:r w:rsidRPr="007D7047">
          <w:tab/>
          <w:t xml:space="preserve">Schoemaker D, Buss C, Pietrantonio S, et al. The hippocampal-to-ventricle ratio (HVR): Presentation of a manual segmentation protocol and preliminary evidence. </w:t>
        </w:r>
        <w:r w:rsidRPr="007D7047">
          <w:rPr>
            <w:i/>
            <w:iCs/>
            <w:lang w:val="fr-CA"/>
            <w:rPrChange w:id="1011" w:author="Sofia Fernandez Lozano" w:date="2025-03-31T19:46:00Z" w16du:dateUtc="2025-03-31T23:46:00Z">
              <w:rPr>
                <w:i/>
                <w:iCs/>
              </w:rPr>
            </w:rPrChange>
          </w:rPr>
          <w:t>NeuroImage</w:t>
        </w:r>
        <w:r w:rsidRPr="007D7047">
          <w:rPr>
            <w:lang w:val="fr-CA"/>
            <w:rPrChange w:id="1012" w:author="Sofia Fernandez Lozano" w:date="2025-03-31T19:46:00Z" w16du:dateUtc="2025-03-31T23:46:00Z">
              <w:rPr/>
            </w:rPrChange>
          </w:rPr>
          <w:t>. 2019;203:116108. doi:10.1016/j.neuroimage.2019.116108</w:t>
        </w:r>
      </w:ins>
    </w:p>
    <w:p w14:paraId="4D600210" w14:textId="77777777" w:rsidR="007D7047" w:rsidRPr="007D7047" w:rsidRDefault="007D7047">
      <w:pPr>
        <w:pStyle w:val="Bibliography"/>
        <w:rPr>
          <w:ins w:id="1013" w:author="Sofia Fernandez Lozano" w:date="2025-03-31T19:46:00Z" w16du:dateUtc="2025-03-31T23:46:00Z"/>
        </w:rPr>
        <w:pPrChange w:id="1014" w:author="Sofia Fernandez Lozano" w:date="2025-03-31T19:46:00Z" w16du:dateUtc="2025-03-31T23:46:00Z">
          <w:pPr>
            <w:widowControl w:val="0"/>
            <w:autoSpaceDE w:val="0"/>
            <w:autoSpaceDN w:val="0"/>
            <w:adjustRightInd w:val="0"/>
            <w:spacing w:line="240" w:lineRule="auto"/>
          </w:pPr>
        </w:pPrChange>
      </w:pPr>
      <w:ins w:id="1015" w:author="Sofia Fernandez Lozano" w:date="2025-03-31T19:46:00Z" w16du:dateUtc="2025-03-31T23:46:00Z">
        <w:r w:rsidRPr="007D7047">
          <w:rPr>
            <w:lang w:val="fr-CA"/>
            <w:rPrChange w:id="1016" w:author="Sofia Fernandez Lozano" w:date="2025-03-31T19:46:00Z" w16du:dateUtc="2025-03-31T23:46:00Z">
              <w:rPr/>
            </w:rPrChange>
          </w:rPr>
          <w:t>17.</w:t>
        </w:r>
        <w:r w:rsidRPr="007D7047">
          <w:rPr>
            <w:lang w:val="fr-CA"/>
            <w:rPrChange w:id="1017" w:author="Sofia Fernandez Lozano" w:date="2025-03-31T19:46:00Z" w16du:dateUtc="2025-03-31T23:46:00Z">
              <w:rPr/>
            </w:rPrChange>
          </w:rPr>
          <w:tab/>
          <w:t xml:space="preserve">Dill V, Franco AR, Pinho MS. </w:t>
        </w:r>
        <w:r w:rsidRPr="007D7047">
          <w:t xml:space="preserve">Automated Methods for Hippocampus Segmentation: the Evolution and a Review of the State of the Art. </w:t>
        </w:r>
        <w:r w:rsidRPr="007D7047">
          <w:rPr>
            <w:i/>
            <w:iCs/>
          </w:rPr>
          <w:t>Neuroinformatics</w:t>
        </w:r>
        <w:r w:rsidRPr="007D7047">
          <w:t>. 2015;13(2):133-150. doi:10.1007/s12021-014-9243-4</w:t>
        </w:r>
      </w:ins>
    </w:p>
    <w:p w14:paraId="773BFD65" w14:textId="77777777" w:rsidR="007D7047" w:rsidRPr="007D7047" w:rsidRDefault="007D7047">
      <w:pPr>
        <w:pStyle w:val="Bibliography"/>
        <w:rPr>
          <w:ins w:id="1018" w:author="Sofia Fernandez Lozano" w:date="2025-03-31T19:46:00Z" w16du:dateUtc="2025-03-31T23:46:00Z"/>
        </w:rPr>
        <w:pPrChange w:id="1019" w:author="Sofia Fernandez Lozano" w:date="2025-03-31T19:46:00Z" w16du:dateUtc="2025-03-31T23:46:00Z">
          <w:pPr>
            <w:widowControl w:val="0"/>
            <w:autoSpaceDE w:val="0"/>
            <w:autoSpaceDN w:val="0"/>
            <w:adjustRightInd w:val="0"/>
            <w:spacing w:line="240" w:lineRule="auto"/>
          </w:pPr>
        </w:pPrChange>
      </w:pPr>
      <w:ins w:id="1020" w:author="Sofia Fernandez Lozano" w:date="2025-03-31T19:46:00Z" w16du:dateUtc="2025-03-31T23:46:00Z">
        <w:r w:rsidRPr="007D7047">
          <w:t>18.</w:t>
        </w:r>
        <w:r w:rsidRPr="007D7047">
          <w:tab/>
          <w:t xml:space="preserve">Yi P a. N, Jin LIU, Xu T, Wei L a. N, Rui GUO. Hippocampal Segmentation in Brain MRI Images Using Machine Learning Methods: A Survey. </w:t>
        </w:r>
        <w:r w:rsidRPr="007D7047">
          <w:rPr>
            <w:i/>
            <w:iCs/>
          </w:rPr>
          <w:t>Chin J Electron</w:t>
        </w:r>
        <w:r w:rsidRPr="007D7047">
          <w:t>. 2021;30(5):793-814. doi:10.1049/cje.2021.06.002</w:t>
        </w:r>
      </w:ins>
    </w:p>
    <w:p w14:paraId="537506DF" w14:textId="77777777" w:rsidR="007D7047" w:rsidRPr="007D7047" w:rsidRDefault="007D7047">
      <w:pPr>
        <w:pStyle w:val="Bibliography"/>
        <w:rPr>
          <w:ins w:id="1021" w:author="Sofia Fernandez Lozano" w:date="2025-03-31T19:46:00Z" w16du:dateUtc="2025-03-31T23:46:00Z"/>
          <w:lang w:val="fr-CA"/>
          <w:rPrChange w:id="1022" w:author="Sofia Fernandez Lozano" w:date="2025-03-31T19:46:00Z" w16du:dateUtc="2025-03-31T23:46:00Z">
            <w:rPr>
              <w:ins w:id="1023" w:author="Sofia Fernandez Lozano" w:date="2025-03-31T19:46:00Z" w16du:dateUtc="2025-03-31T23:46:00Z"/>
            </w:rPr>
          </w:rPrChange>
        </w:rPr>
        <w:pPrChange w:id="1024" w:author="Sofia Fernandez Lozano" w:date="2025-03-31T19:46:00Z" w16du:dateUtc="2025-03-31T23:46:00Z">
          <w:pPr>
            <w:widowControl w:val="0"/>
            <w:autoSpaceDE w:val="0"/>
            <w:autoSpaceDN w:val="0"/>
            <w:adjustRightInd w:val="0"/>
            <w:spacing w:line="240" w:lineRule="auto"/>
          </w:pPr>
        </w:pPrChange>
      </w:pPr>
      <w:ins w:id="1025" w:author="Sofia Fernandez Lozano" w:date="2025-03-31T19:46:00Z" w16du:dateUtc="2025-03-31T23:46:00Z">
        <w:r w:rsidRPr="007D7047">
          <w:t>19.</w:t>
        </w:r>
        <w:r w:rsidRPr="007D7047">
          <w:tab/>
          <w:t xml:space="preserve">Collins DL, Pruessner JC. Towards accurate, automatic segmentation of the hippocampus and amygdala from MRI by augmenting ANIMAL with a template library and label fusion. </w:t>
        </w:r>
        <w:r w:rsidRPr="007D7047">
          <w:rPr>
            <w:i/>
            <w:iCs/>
            <w:lang w:val="fr-CA"/>
            <w:rPrChange w:id="1026" w:author="Sofia Fernandez Lozano" w:date="2025-03-31T19:46:00Z" w16du:dateUtc="2025-03-31T23:46:00Z">
              <w:rPr>
                <w:i/>
                <w:iCs/>
              </w:rPr>
            </w:rPrChange>
          </w:rPr>
          <w:t>NeuroImage</w:t>
        </w:r>
        <w:r w:rsidRPr="007D7047">
          <w:rPr>
            <w:lang w:val="fr-CA"/>
            <w:rPrChange w:id="1027" w:author="Sofia Fernandez Lozano" w:date="2025-03-31T19:46:00Z" w16du:dateUtc="2025-03-31T23:46:00Z">
              <w:rPr/>
            </w:rPrChange>
          </w:rPr>
          <w:t>. 2010;52(4):1355-1366. doi:10.1016/j.neuroimage.2010.04.193</w:t>
        </w:r>
      </w:ins>
    </w:p>
    <w:p w14:paraId="4B958A87" w14:textId="77777777" w:rsidR="007D7047" w:rsidRPr="007D7047" w:rsidRDefault="007D7047">
      <w:pPr>
        <w:pStyle w:val="Bibliography"/>
        <w:rPr>
          <w:ins w:id="1028" w:author="Sofia Fernandez Lozano" w:date="2025-03-31T19:46:00Z" w16du:dateUtc="2025-03-31T23:46:00Z"/>
        </w:rPr>
        <w:pPrChange w:id="1029" w:author="Sofia Fernandez Lozano" w:date="2025-03-31T19:46:00Z" w16du:dateUtc="2025-03-31T23:46:00Z">
          <w:pPr>
            <w:widowControl w:val="0"/>
            <w:autoSpaceDE w:val="0"/>
            <w:autoSpaceDN w:val="0"/>
            <w:adjustRightInd w:val="0"/>
            <w:spacing w:line="240" w:lineRule="auto"/>
          </w:pPr>
        </w:pPrChange>
      </w:pPr>
      <w:ins w:id="1030" w:author="Sofia Fernandez Lozano" w:date="2025-03-31T19:46:00Z" w16du:dateUtc="2025-03-31T23:46:00Z">
        <w:r w:rsidRPr="007D7047">
          <w:rPr>
            <w:lang w:val="fr-CA"/>
            <w:rPrChange w:id="1031" w:author="Sofia Fernandez Lozano" w:date="2025-03-31T19:46:00Z" w16du:dateUtc="2025-03-31T23:46:00Z">
              <w:rPr/>
            </w:rPrChange>
          </w:rPr>
          <w:t>20.</w:t>
        </w:r>
        <w:r w:rsidRPr="007D7047">
          <w:rPr>
            <w:lang w:val="fr-CA"/>
            <w:rPrChange w:id="1032" w:author="Sofia Fernandez Lozano" w:date="2025-03-31T19:46:00Z" w16du:dateUtc="2025-03-31T23:46:00Z">
              <w:rPr/>
            </w:rPrChange>
          </w:rPr>
          <w:tab/>
          <w:t xml:space="preserve">Fonov V, Coupé P, Eskildsen SF, Manjon JV, Collins DL. </w:t>
        </w:r>
        <w:r w:rsidRPr="007D7047">
          <w:t>Multi-atlas labeling with population-specific template and non-local patch-based label fusion. In: Vol 15. ; 2012:4.</w:t>
        </w:r>
      </w:ins>
    </w:p>
    <w:p w14:paraId="42F03E00" w14:textId="77777777" w:rsidR="007D7047" w:rsidRPr="007D7047" w:rsidRDefault="007D7047">
      <w:pPr>
        <w:pStyle w:val="Bibliography"/>
        <w:rPr>
          <w:ins w:id="1033" w:author="Sofia Fernandez Lozano" w:date="2025-03-31T19:46:00Z" w16du:dateUtc="2025-03-31T23:46:00Z"/>
        </w:rPr>
        <w:pPrChange w:id="1034" w:author="Sofia Fernandez Lozano" w:date="2025-03-31T19:46:00Z" w16du:dateUtc="2025-03-31T23:46:00Z">
          <w:pPr>
            <w:widowControl w:val="0"/>
            <w:autoSpaceDE w:val="0"/>
            <w:autoSpaceDN w:val="0"/>
            <w:adjustRightInd w:val="0"/>
            <w:spacing w:line="240" w:lineRule="auto"/>
          </w:pPr>
        </w:pPrChange>
      </w:pPr>
      <w:ins w:id="1035" w:author="Sofia Fernandez Lozano" w:date="2025-03-31T19:46:00Z" w16du:dateUtc="2025-03-31T23:46:00Z">
        <w:r w:rsidRPr="007D7047">
          <w:t>21.</w:t>
        </w:r>
        <w:r w:rsidRPr="007D7047">
          <w:tab/>
          <w:t xml:space="preserve">Fischl B, Salat DH, Busa E, et al. Whole Brain Segmentation: Automated Labeling of Neuroanatomical Structures in the Human Brain. </w:t>
        </w:r>
        <w:r w:rsidRPr="007D7047">
          <w:rPr>
            <w:i/>
            <w:iCs/>
          </w:rPr>
          <w:t>Neuron</w:t>
        </w:r>
        <w:r w:rsidRPr="007D7047">
          <w:t>. 2002;33(3):341-355. doi:10.1016/S0896-6273(02)00569-X</w:t>
        </w:r>
      </w:ins>
    </w:p>
    <w:p w14:paraId="1587617E" w14:textId="77777777" w:rsidR="007D7047" w:rsidRPr="007D7047" w:rsidRDefault="007D7047" w:rsidP="181EF8F8">
      <w:pPr>
        <w:pStyle w:val="Bibliography"/>
      </w:pPr>
      <w:ins w:id="1036" w:author="Sofia Fernandez Lozano" w:date="2025-03-31T19:46:00Z">
        <w:r w:rsidRPr="181EF8F8">
          <w:rPr>
            <w:lang w:val="en-US"/>
          </w:rPr>
          <w:t>22.</w:t>
        </w:r>
        <w:r>
          <w:tab/>
        </w:r>
        <w:r w:rsidRPr="181EF8F8">
          <w:rPr>
            <w:lang w:val="en-US"/>
          </w:rPr>
          <w:t xml:space="preserve">Ronneberger O, Fischer P, Brox T. U-Net: Convolutional Networks for Biomedical Image Segmentation. In: Navab N, Hornegger J, Wells WM, Frangi AF, eds. </w:t>
        </w:r>
        <w:r w:rsidRPr="181EF8F8">
          <w:rPr>
            <w:i/>
            <w:iCs/>
            <w:lang w:val="en-US"/>
          </w:rPr>
          <w:t>Medical Image Computing and Computer-Assisted Intervention – MICCAI 2015</w:t>
        </w:r>
        <w:r w:rsidRPr="181EF8F8">
          <w:rPr>
            <w:lang w:val="en-US"/>
          </w:rPr>
          <w:t>. Lecture Notes in Computer Science. Springer International Publishing; 2015:234-241. doi:10.1007/978-3-319-24574-4_28</w:t>
        </w:r>
      </w:ins>
    </w:p>
    <w:p w14:paraId="05B3C9F0" w14:textId="77777777" w:rsidR="007D7047" w:rsidRPr="007D7047" w:rsidRDefault="007D7047">
      <w:pPr>
        <w:pStyle w:val="Bibliography"/>
        <w:rPr>
          <w:ins w:id="1037" w:author="Sofia Fernandez Lozano" w:date="2025-03-31T19:46:00Z" w16du:dateUtc="2025-03-31T23:46:00Z"/>
          <w:lang w:val="fr-CA"/>
          <w:rPrChange w:id="1038" w:author="Sofia Fernandez Lozano" w:date="2025-03-31T19:46:00Z" w16du:dateUtc="2025-03-31T23:46:00Z">
            <w:rPr>
              <w:ins w:id="1039" w:author="Sofia Fernandez Lozano" w:date="2025-03-31T19:46:00Z" w16du:dateUtc="2025-03-31T23:46:00Z"/>
            </w:rPr>
          </w:rPrChange>
        </w:rPr>
        <w:pPrChange w:id="1040" w:author="Sofia Fernandez Lozano" w:date="2025-03-31T19:46:00Z" w16du:dateUtc="2025-03-31T23:46:00Z">
          <w:pPr>
            <w:widowControl w:val="0"/>
            <w:autoSpaceDE w:val="0"/>
            <w:autoSpaceDN w:val="0"/>
            <w:adjustRightInd w:val="0"/>
            <w:spacing w:line="240" w:lineRule="auto"/>
          </w:pPr>
        </w:pPrChange>
      </w:pPr>
      <w:ins w:id="1041" w:author="Sofia Fernandez Lozano" w:date="2025-03-31T19:46:00Z" w16du:dateUtc="2025-03-31T23:46:00Z">
        <w:r w:rsidRPr="007D7047">
          <w:t>23.</w:t>
        </w:r>
        <w:r w:rsidRPr="007D7047">
          <w:tab/>
          <w:t xml:space="preserve">Lupien SJ, Evans A, Lord C, et al. Hippocampal volume is as variable in young as in older adults: Implications for the notion of hippocampal atrophy in humans. </w:t>
        </w:r>
        <w:r w:rsidRPr="007D7047">
          <w:rPr>
            <w:i/>
            <w:iCs/>
            <w:lang w:val="fr-CA"/>
            <w:rPrChange w:id="1042" w:author="Sofia Fernandez Lozano" w:date="2025-03-31T19:46:00Z" w16du:dateUtc="2025-03-31T23:46:00Z">
              <w:rPr>
                <w:i/>
                <w:iCs/>
              </w:rPr>
            </w:rPrChange>
          </w:rPr>
          <w:t>NeuroImage</w:t>
        </w:r>
        <w:r w:rsidRPr="007D7047">
          <w:rPr>
            <w:lang w:val="fr-CA"/>
            <w:rPrChange w:id="1043" w:author="Sofia Fernandez Lozano" w:date="2025-03-31T19:46:00Z" w16du:dateUtc="2025-03-31T23:46:00Z">
              <w:rPr/>
            </w:rPrChange>
          </w:rPr>
          <w:t>. 2007;34(2):479-485. doi:10.1016/j.neuroimage.2006.09.041</w:t>
        </w:r>
      </w:ins>
    </w:p>
    <w:p w14:paraId="5D56A147" w14:textId="77777777" w:rsidR="007D7047" w:rsidRPr="007D7047" w:rsidRDefault="007D7047">
      <w:pPr>
        <w:pStyle w:val="Bibliography"/>
        <w:rPr>
          <w:ins w:id="1044" w:author="Sofia Fernandez Lozano" w:date="2025-03-31T19:46:00Z" w16du:dateUtc="2025-03-31T23:46:00Z"/>
        </w:rPr>
        <w:pPrChange w:id="1045" w:author="Sofia Fernandez Lozano" w:date="2025-03-31T19:46:00Z" w16du:dateUtc="2025-03-31T23:46:00Z">
          <w:pPr>
            <w:widowControl w:val="0"/>
            <w:autoSpaceDE w:val="0"/>
            <w:autoSpaceDN w:val="0"/>
            <w:adjustRightInd w:val="0"/>
            <w:spacing w:line="240" w:lineRule="auto"/>
          </w:pPr>
        </w:pPrChange>
      </w:pPr>
      <w:ins w:id="1046" w:author="Sofia Fernandez Lozano" w:date="2025-03-31T19:46:00Z" w16du:dateUtc="2025-03-31T23:46:00Z">
        <w:r w:rsidRPr="007D7047">
          <w:rPr>
            <w:lang w:val="fr-CA"/>
            <w:rPrChange w:id="1047" w:author="Sofia Fernandez Lozano" w:date="2025-03-31T19:46:00Z" w16du:dateUtc="2025-03-31T23:46:00Z">
              <w:rPr/>
            </w:rPrChange>
          </w:rPr>
          <w:t>24.</w:t>
        </w:r>
        <w:r w:rsidRPr="007D7047">
          <w:rPr>
            <w:lang w:val="fr-CA"/>
            <w:rPrChange w:id="1048" w:author="Sofia Fernandez Lozano" w:date="2025-03-31T19:46:00Z" w16du:dateUtc="2025-03-31T23:46:00Z">
              <w:rPr/>
            </w:rPrChange>
          </w:rPr>
          <w:tab/>
          <w:t xml:space="preserve">Nobis L, Manohar SG, Smith SM, et al. </w:t>
        </w:r>
        <w:r w:rsidRPr="007D7047">
          <w:t xml:space="preserve">Hippocampal volume across age: Nomograms derived from over 19,700 people in UK Biobank. </w:t>
        </w:r>
        <w:r w:rsidRPr="007D7047">
          <w:rPr>
            <w:i/>
            <w:iCs/>
          </w:rPr>
          <w:t>NeuroImage Clin</w:t>
        </w:r>
        <w:r w:rsidRPr="007D7047">
          <w:t>. 2019;23:101904. doi:10.1016/j.nicl.2019.101904</w:t>
        </w:r>
      </w:ins>
    </w:p>
    <w:p w14:paraId="5F75F742" w14:textId="77777777" w:rsidR="007D7047" w:rsidRPr="007D7047" w:rsidRDefault="007D7047">
      <w:pPr>
        <w:pStyle w:val="Bibliography"/>
        <w:rPr>
          <w:ins w:id="1049" w:author="Sofia Fernandez Lozano" w:date="2025-03-31T19:46:00Z" w16du:dateUtc="2025-03-31T23:46:00Z"/>
        </w:rPr>
        <w:pPrChange w:id="1050" w:author="Sofia Fernandez Lozano" w:date="2025-03-31T19:46:00Z" w16du:dateUtc="2025-03-31T23:46:00Z">
          <w:pPr>
            <w:widowControl w:val="0"/>
            <w:autoSpaceDE w:val="0"/>
            <w:autoSpaceDN w:val="0"/>
            <w:adjustRightInd w:val="0"/>
            <w:spacing w:line="240" w:lineRule="auto"/>
          </w:pPr>
        </w:pPrChange>
      </w:pPr>
      <w:ins w:id="1051" w:author="Sofia Fernandez Lozano" w:date="2025-03-31T19:46:00Z" w16du:dateUtc="2025-03-31T23:46:00Z">
        <w:r w:rsidRPr="007D7047">
          <w:t>25.</w:t>
        </w:r>
        <w:r w:rsidRPr="007D7047">
          <w:tab/>
          <w:t xml:space="preserve">Risacher SL, Anderson WH, Charil A, et al. Alzheimer disease brain atrophy subtypes are associated with cognition and rate of decline. </w:t>
        </w:r>
        <w:r w:rsidRPr="007D7047">
          <w:rPr>
            <w:i/>
            <w:iCs/>
          </w:rPr>
          <w:t>Neurology</w:t>
        </w:r>
        <w:r w:rsidRPr="007D7047">
          <w:t>. 2017;89(21):2176-2186. doi:10.1212/WNL.0000000000004670</w:t>
        </w:r>
      </w:ins>
    </w:p>
    <w:p w14:paraId="4B9B9058" w14:textId="77777777" w:rsidR="007D7047" w:rsidRPr="007D7047" w:rsidRDefault="007D7047">
      <w:pPr>
        <w:pStyle w:val="Bibliography"/>
        <w:rPr>
          <w:ins w:id="1052" w:author="Sofia Fernandez Lozano" w:date="2025-03-31T19:46:00Z" w16du:dateUtc="2025-03-31T23:46:00Z"/>
          <w:lang w:val="fr-CA"/>
          <w:rPrChange w:id="1053" w:author="Sofia Fernandez Lozano" w:date="2025-03-31T19:46:00Z" w16du:dateUtc="2025-03-31T23:46:00Z">
            <w:rPr>
              <w:ins w:id="1054" w:author="Sofia Fernandez Lozano" w:date="2025-03-31T19:46:00Z" w16du:dateUtc="2025-03-31T23:46:00Z"/>
            </w:rPr>
          </w:rPrChange>
        </w:rPr>
        <w:pPrChange w:id="1055" w:author="Sofia Fernandez Lozano" w:date="2025-03-31T19:46:00Z" w16du:dateUtc="2025-03-31T23:46:00Z">
          <w:pPr>
            <w:widowControl w:val="0"/>
            <w:autoSpaceDE w:val="0"/>
            <w:autoSpaceDN w:val="0"/>
            <w:adjustRightInd w:val="0"/>
            <w:spacing w:line="240" w:lineRule="auto"/>
          </w:pPr>
        </w:pPrChange>
      </w:pPr>
      <w:ins w:id="1056" w:author="Sofia Fernandez Lozano" w:date="2025-03-31T19:46:00Z" w16du:dateUtc="2025-03-31T23:46:00Z">
        <w:r w:rsidRPr="007D7047">
          <w:t>26.</w:t>
        </w:r>
        <w:r w:rsidRPr="007D7047">
          <w:tab/>
          <w:t xml:space="preserve">Whitwell JL, Dickson DW, Murray ME, et al. Neuroimaging correlates of pathologically defined subtypes of Alzheimer’s disease: a case-control study. </w:t>
        </w:r>
        <w:r w:rsidRPr="007D7047">
          <w:rPr>
            <w:i/>
            <w:iCs/>
            <w:lang w:val="fr-CA"/>
            <w:rPrChange w:id="1057" w:author="Sofia Fernandez Lozano" w:date="2025-03-31T19:46:00Z" w16du:dateUtc="2025-03-31T23:46:00Z">
              <w:rPr>
                <w:i/>
                <w:iCs/>
              </w:rPr>
            </w:rPrChange>
          </w:rPr>
          <w:t>Lancet Neurol</w:t>
        </w:r>
        <w:r w:rsidRPr="007D7047">
          <w:rPr>
            <w:lang w:val="fr-CA"/>
            <w:rPrChange w:id="1058" w:author="Sofia Fernandez Lozano" w:date="2025-03-31T19:46:00Z" w16du:dateUtc="2025-03-31T23:46:00Z">
              <w:rPr/>
            </w:rPrChange>
          </w:rPr>
          <w:t>. 2012;11(10):868-877. doi:10.1016/S1474-4422(12)70200-4</w:t>
        </w:r>
      </w:ins>
    </w:p>
    <w:p w14:paraId="29FD52FE" w14:textId="77777777" w:rsidR="007D7047" w:rsidRPr="007D7047" w:rsidRDefault="007D7047">
      <w:pPr>
        <w:pStyle w:val="Bibliography"/>
        <w:rPr>
          <w:ins w:id="1059" w:author="Sofia Fernandez Lozano" w:date="2025-03-31T19:46:00Z" w16du:dateUtc="2025-03-31T23:46:00Z"/>
        </w:rPr>
        <w:pPrChange w:id="1060" w:author="Sofia Fernandez Lozano" w:date="2025-03-31T19:46:00Z" w16du:dateUtc="2025-03-31T23:46:00Z">
          <w:pPr>
            <w:widowControl w:val="0"/>
            <w:autoSpaceDE w:val="0"/>
            <w:autoSpaceDN w:val="0"/>
            <w:adjustRightInd w:val="0"/>
            <w:spacing w:line="240" w:lineRule="auto"/>
          </w:pPr>
        </w:pPrChange>
      </w:pPr>
      <w:ins w:id="1061" w:author="Sofia Fernandez Lozano" w:date="2025-03-31T19:46:00Z" w16du:dateUtc="2025-03-31T23:46:00Z">
        <w:r w:rsidRPr="007D7047">
          <w:rPr>
            <w:lang w:val="fr-CA"/>
            <w:rPrChange w:id="1062" w:author="Sofia Fernandez Lozano" w:date="2025-03-31T19:46:00Z" w16du:dateUtc="2025-03-31T23:46:00Z">
              <w:rPr/>
            </w:rPrChange>
          </w:rPr>
          <w:t>27.</w:t>
        </w:r>
        <w:r w:rsidRPr="007D7047">
          <w:rPr>
            <w:lang w:val="fr-CA"/>
            <w:rPrChange w:id="1063" w:author="Sofia Fernandez Lozano" w:date="2025-03-31T19:46:00Z" w16du:dateUtc="2025-03-31T23:46:00Z">
              <w:rPr/>
            </w:rPrChange>
          </w:rPr>
          <w:tab/>
          <w:t xml:space="preserve">Apostolova LG, Dutton RA, Dinov ID, et al. </w:t>
        </w:r>
        <w:r w:rsidRPr="007D7047">
          <w:t xml:space="preserve">Conversion of mild cognitive impairment to Alzheimer disease predicted by hippocampal atrophy maps. </w:t>
        </w:r>
        <w:r w:rsidRPr="007D7047">
          <w:rPr>
            <w:i/>
            <w:iCs/>
          </w:rPr>
          <w:t>Arch Neurol</w:t>
        </w:r>
        <w:r w:rsidRPr="007D7047">
          <w:t>. 2006;63(5):693-699. doi:10.1001/archneur.63.5.693</w:t>
        </w:r>
      </w:ins>
    </w:p>
    <w:p w14:paraId="766597A3" w14:textId="77777777" w:rsidR="007D7047" w:rsidRPr="007D7047" w:rsidRDefault="007D7047" w:rsidP="181EF8F8">
      <w:pPr>
        <w:pStyle w:val="Bibliography"/>
        <w:rPr>
          <w:lang w:val="en-US"/>
        </w:rPr>
      </w:pPr>
      <w:ins w:id="1064" w:author="Sofia Fernandez Lozano" w:date="2025-03-31T19:46:00Z">
        <w:r w:rsidRPr="181EF8F8">
          <w:rPr>
            <w:lang w:val="en-US"/>
          </w:rPr>
          <w:t>28.</w:t>
        </w:r>
        <w:r>
          <w:tab/>
        </w:r>
        <w:r w:rsidRPr="181EF8F8">
          <w:rPr>
            <w:lang w:val="en-US"/>
          </w:rPr>
          <w:t xml:space="preserve">Apostolova LG, Babakchanian S, Hwang KS, et al. Ventricular enlargement and its clinical correlates in the imaging cohort from the adcs mci donepezil/vitamin e study. </w:t>
        </w:r>
        <w:r w:rsidRPr="181EF8F8">
          <w:rPr>
            <w:i/>
            <w:iCs/>
            <w:lang w:val="en-US"/>
          </w:rPr>
          <w:t>Alzheimer Dis Assoc Disord</w:t>
        </w:r>
        <w:r w:rsidRPr="181EF8F8">
          <w:rPr>
            <w:lang w:val="en-US"/>
          </w:rPr>
          <w:t>. 2013;27(2):174-181. doi:10.1097/WAD.0b013e3182677b3d</w:t>
        </w:r>
      </w:ins>
    </w:p>
    <w:p w14:paraId="32773F5A" w14:textId="77777777" w:rsidR="007D7047" w:rsidRPr="007D7047" w:rsidRDefault="007D7047" w:rsidP="181EF8F8">
      <w:pPr>
        <w:pStyle w:val="Bibliography"/>
      </w:pPr>
      <w:ins w:id="1065" w:author="Sofia Fernandez Lozano" w:date="2025-03-31T19:46:00Z">
        <w:r w:rsidRPr="181EF8F8">
          <w:rPr>
            <w:lang w:val="en-US"/>
          </w:rPr>
          <w:t>29.</w:t>
        </w:r>
        <w:r>
          <w:tab/>
        </w:r>
        <w:r w:rsidRPr="181EF8F8">
          <w:rPr>
            <w:lang w:val="en-US"/>
          </w:rPr>
          <w:t xml:space="preserve">Dalaker TO, Zivadinov R, Ramasamy DP, et al. Ventricular enlargement and mild cognitive impairment in early Parkinson’s disease. </w:t>
        </w:r>
        <w:r w:rsidRPr="181EF8F8">
          <w:rPr>
            <w:i/>
            <w:iCs/>
            <w:lang w:val="en-US"/>
          </w:rPr>
          <w:t>Mov Disord</w:t>
        </w:r>
        <w:r w:rsidRPr="181EF8F8">
          <w:rPr>
            <w:lang w:val="en-US"/>
          </w:rPr>
          <w:t>. 2011;26(2):297-301. doi:10.1002/mds.23443</w:t>
        </w:r>
      </w:ins>
    </w:p>
    <w:p w14:paraId="23C63258" w14:textId="77777777" w:rsidR="007D7047" w:rsidRPr="007D7047" w:rsidRDefault="007D7047" w:rsidP="181EF8F8">
      <w:pPr>
        <w:pStyle w:val="Bibliography"/>
      </w:pPr>
      <w:ins w:id="1066" w:author="Sofia Fernandez Lozano" w:date="2025-03-31T19:46:00Z">
        <w:r w:rsidRPr="181EF8F8">
          <w:rPr>
            <w:lang w:val="en-US"/>
          </w:rPr>
          <w:t>30.</w:t>
        </w:r>
        <w:r>
          <w:tab/>
        </w:r>
        <w:r w:rsidRPr="181EF8F8">
          <w:rPr>
            <w:lang w:val="en-US"/>
          </w:rPr>
          <w:t xml:space="preserve">Mak E, Su L, Williams GB, et al. Longitudinal whole-brain atrophy and ventricular enlargement in nondemented Parkinson’s disease. </w:t>
        </w:r>
        <w:r w:rsidRPr="181EF8F8">
          <w:rPr>
            <w:i/>
            <w:iCs/>
            <w:lang w:val="en-US"/>
          </w:rPr>
          <w:t>Neurobiol Aging</w:t>
        </w:r>
        <w:r w:rsidRPr="181EF8F8">
          <w:rPr>
            <w:lang w:val="en-US"/>
          </w:rPr>
          <w:t>. 2017;55:78-90. doi:10.1016/j.neurobiolaging.2017.03.012</w:t>
        </w:r>
      </w:ins>
    </w:p>
    <w:p w14:paraId="05861ADC" w14:textId="77777777" w:rsidR="007D7047" w:rsidRPr="007D7047" w:rsidRDefault="007D7047">
      <w:pPr>
        <w:pStyle w:val="Bibliography"/>
        <w:rPr>
          <w:ins w:id="1067" w:author="Sofia Fernandez Lozano" w:date="2025-03-31T19:46:00Z" w16du:dateUtc="2025-03-31T23:46:00Z"/>
        </w:rPr>
        <w:pPrChange w:id="1068" w:author="Sofia Fernandez Lozano" w:date="2025-03-31T19:46:00Z" w16du:dateUtc="2025-03-31T23:46:00Z">
          <w:pPr>
            <w:widowControl w:val="0"/>
            <w:autoSpaceDE w:val="0"/>
            <w:autoSpaceDN w:val="0"/>
            <w:adjustRightInd w:val="0"/>
            <w:spacing w:line="240" w:lineRule="auto"/>
          </w:pPr>
        </w:pPrChange>
      </w:pPr>
      <w:ins w:id="1069" w:author="Sofia Fernandez Lozano" w:date="2025-03-31T19:46:00Z" w16du:dateUtc="2025-03-31T23:46:00Z">
        <w:r w:rsidRPr="007D7047">
          <w:t>31.</w:t>
        </w:r>
        <w:r w:rsidRPr="007D7047">
          <w:tab/>
          <w:t xml:space="preserve">Seif M, Ziegler G, Freund P. Progressive Ventricles Enlargement and Cerebrospinal Fluid Volume Increases as a Marker of Neurodegeneration in Patients with Spinal Cord Injury: A Longitudinal Magnetic Resonance Imaging Study. </w:t>
        </w:r>
        <w:r w:rsidRPr="007D7047">
          <w:rPr>
            <w:i/>
            <w:iCs/>
          </w:rPr>
          <w:t>J Neurotrauma</w:t>
        </w:r>
        <w:r w:rsidRPr="007D7047">
          <w:t>. 2018;35(24):2941-2946. doi:10.1089/neu.2017.5522</w:t>
        </w:r>
      </w:ins>
    </w:p>
    <w:p w14:paraId="04C128F1" w14:textId="77777777" w:rsidR="007D7047" w:rsidRPr="007D7047" w:rsidRDefault="007D7047" w:rsidP="181EF8F8">
      <w:pPr>
        <w:pStyle w:val="Bibliography"/>
      </w:pPr>
      <w:ins w:id="1070" w:author="Sofia Fernandez Lozano" w:date="2025-03-31T19:46:00Z">
        <w:r w:rsidRPr="181EF8F8">
          <w:rPr>
            <w:lang w:val="en-US"/>
          </w:rPr>
          <w:t>32.</w:t>
        </w:r>
        <w:r>
          <w:tab/>
        </w:r>
        <w:r w:rsidRPr="181EF8F8">
          <w:rPr>
            <w:lang w:val="en-US"/>
          </w:rPr>
          <w:t xml:space="preserve">Heister D, Brewer JB, Magda S, Blennow K, McEvoy LK, Alzheimer’s Disease Neuroimaging Initiative. Predicting MCI outcome with clinically available MRI and CSF biomarkers. </w:t>
        </w:r>
        <w:r w:rsidRPr="181EF8F8">
          <w:rPr>
            <w:i/>
            <w:iCs/>
            <w:lang w:val="en-US"/>
          </w:rPr>
          <w:t>Neurology</w:t>
        </w:r>
        <w:r w:rsidRPr="181EF8F8">
          <w:rPr>
            <w:lang w:val="en-US"/>
          </w:rPr>
          <w:t>. 2011;77(17):1619-1628. doi:10.1212/WNL.0b013e3182343314</w:t>
        </w:r>
      </w:ins>
    </w:p>
    <w:p w14:paraId="014C4FD1" w14:textId="77777777" w:rsidR="007D7047" w:rsidRPr="007D7047" w:rsidRDefault="007D7047" w:rsidP="181EF8F8">
      <w:pPr>
        <w:pStyle w:val="Bibliography"/>
      </w:pPr>
      <w:ins w:id="1071" w:author="Sofia Fernandez Lozano" w:date="2025-03-31T19:46:00Z">
        <w:r w:rsidRPr="181EF8F8">
          <w:rPr>
            <w:lang w:val="en-US"/>
          </w:rPr>
          <w:t>33.</w:t>
        </w:r>
        <w:r>
          <w:tab/>
        </w:r>
        <w:r w:rsidRPr="181EF8F8">
          <w:rPr>
            <w:lang w:val="en-US"/>
          </w:rPr>
          <w:t xml:space="preserve">Pruessner J, Li LM, Serles W, et al. Volumetry of hippocampus and amygdala with high-resolution MRI and three-dimensional analysis software: minimizing the discrepancies between laboratories. </w:t>
        </w:r>
        <w:r w:rsidRPr="181EF8F8">
          <w:rPr>
            <w:i/>
            <w:iCs/>
            <w:lang w:val="en-US"/>
          </w:rPr>
          <w:t>Cereb Cortex</w:t>
        </w:r>
        <w:r w:rsidRPr="181EF8F8">
          <w:rPr>
            <w:lang w:val="en-US"/>
          </w:rPr>
          <w:t>. Published online 2000. doi:10.1093/CERCOR/10.4.433</w:t>
        </w:r>
      </w:ins>
    </w:p>
    <w:p w14:paraId="679EA31F" w14:textId="77777777" w:rsidR="007D7047" w:rsidRPr="007D7047" w:rsidRDefault="007D7047" w:rsidP="181EF8F8">
      <w:pPr>
        <w:pStyle w:val="Bibliography"/>
      </w:pPr>
      <w:ins w:id="1072" w:author="Sofia Fernandez Lozano" w:date="2025-03-31T19:46:00Z">
        <w:r w:rsidRPr="181EF8F8">
          <w:rPr>
            <w:lang w:val="en-US"/>
          </w:rPr>
          <w:t>34.</w:t>
        </w:r>
        <w:r>
          <w:tab/>
        </w:r>
        <w:r w:rsidRPr="181EF8F8">
          <w:rPr>
            <w:lang w:val="en-US"/>
          </w:rPr>
          <w:t xml:space="preserve">Coupe P, Yger P, Prima S, Hellier P, Kervrann C, Barillot C. An optimized blockwise nonlocal means denoising filter for 3-D magnetic resonance images. </w:t>
        </w:r>
        <w:r w:rsidRPr="181EF8F8">
          <w:rPr>
            <w:i/>
            <w:iCs/>
            <w:lang w:val="en-US"/>
          </w:rPr>
          <w:t>IEEE Trans Med Imaging</w:t>
        </w:r>
        <w:r w:rsidRPr="181EF8F8">
          <w:rPr>
            <w:lang w:val="en-US"/>
          </w:rPr>
          <w:t>. 2008;27(4):425-441. doi:10.1109/TMI.2007.906087</w:t>
        </w:r>
      </w:ins>
    </w:p>
    <w:p w14:paraId="4BE4BDD2" w14:textId="77777777" w:rsidR="007D7047" w:rsidRPr="007D7047" w:rsidRDefault="007D7047" w:rsidP="181EF8F8">
      <w:pPr>
        <w:pStyle w:val="Bibliography"/>
      </w:pPr>
      <w:ins w:id="1073" w:author="Sofia Fernandez Lozano" w:date="2025-03-31T19:46:00Z">
        <w:r w:rsidRPr="181EF8F8">
          <w:rPr>
            <w:lang w:val="en-US"/>
          </w:rPr>
          <w:t>35.</w:t>
        </w:r>
        <w:r>
          <w:tab/>
        </w:r>
        <w:r w:rsidRPr="181EF8F8">
          <w:rPr>
            <w:lang w:val="en-US"/>
          </w:rPr>
          <w:t xml:space="preserve">Sled JG, Zijdenbos AP, Evans AC. A nonparametric method for automatic correction of intensity nonuniformity in mri data. </w:t>
        </w:r>
        <w:r w:rsidRPr="181EF8F8">
          <w:rPr>
            <w:i/>
            <w:iCs/>
            <w:lang w:val="en-US"/>
          </w:rPr>
          <w:t>IEEE Trans Med Imaging</w:t>
        </w:r>
        <w:r w:rsidRPr="181EF8F8">
          <w:rPr>
            <w:lang w:val="en-US"/>
          </w:rPr>
          <w:t>. 1998;17(1):87-97. doi:10.1109/42.668698</w:t>
        </w:r>
      </w:ins>
    </w:p>
    <w:p w14:paraId="2152F343" w14:textId="77777777" w:rsidR="007D7047" w:rsidRPr="007D7047" w:rsidRDefault="007D7047" w:rsidP="181EF8F8">
      <w:pPr>
        <w:pStyle w:val="Bibliography"/>
      </w:pPr>
      <w:ins w:id="1074" w:author="Sofia Fernandez Lozano" w:date="2025-03-31T19:46:00Z">
        <w:r w:rsidRPr="181EF8F8">
          <w:rPr>
            <w:lang w:val="en-US"/>
          </w:rPr>
          <w:t>36.</w:t>
        </w:r>
        <w:r>
          <w:tab/>
        </w:r>
        <w:r w:rsidRPr="181EF8F8">
          <w:rPr>
            <w:lang w:val="en-US"/>
          </w:rPr>
          <w:t xml:space="preserve">Fonov V, Evans AC, Botteron K, et al. Unbiased average age-appropriate atlases for pediatric studies. </w:t>
        </w:r>
        <w:r w:rsidRPr="181EF8F8">
          <w:rPr>
            <w:i/>
            <w:iCs/>
            <w:lang w:val="en-US"/>
          </w:rPr>
          <w:t>NeuroImage</w:t>
        </w:r>
        <w:r w:rsidRPr="181EF8F8">
          <w:rPr>
            <w:lang w:val="en-US"/>
          </w:rPr>
          <w:t>. 2011;54(1):313-327. doi:10.1016/j.neuroimage.2010.07.033</w:t>
        </w:r>
      </w:ins>
    </w:p>
    <w:p w14:paraId="064B203E" w14:textId="77777777" w:rsidR="007D7047" w:rsidRPr="007D7047" w:rsidRDefault="007D7047">
      <w:pPr>
        <w:pStyle w:val="Bibliography"/>
        <w:rPr>
          <w:ins w:id="1075" w:author="Sofia Fernandez Lozano" w:date="2025-03-31T19:46:00Z" w16du:dateUtc="2025-03-31T23:46:00Z"/>
        </w:rPr>
        <w:pPrChange w:id="1076" w:author="Sofia Fernandez Lozano" w:date="2025-03-31T19:46:00Z" w16du:dateUtc="2025-03-31T23:46:00Z">
          <w:pPr>
            <w:widowControl w:val="0"/>
            <w:autoSpaceDE w:val="0"/>
            <w:autoSpaceDN w:val="0"/>
            <w:adjustRightInd w:val="0"/>
            <w:spacing w:line="240" w:lineRule="auto"/>
          </w:pPr>
        </w:pPrChange>
      </w:pPr>
      <w:ins w:id="1077" w:author="Sofia Fernandez Lozano" w:date="2025-03-31T19:46:00Z" w16du:dateUtc="2025-03-31T23:46:00Z">
        <w:r w:rsidRPr="007D7047">
          <w:t>37.</w:t>
        </w:r>
        <w:r w:rsidRPr="007D7047">
          <w:tab/>
          <w:t xml:space="preserve">Collins DL, Holmes CJ, Peters TM, Evans AC. Automatic 3-D model-based neuroanatomical segmentation. </w:t>
        </w:r>
        <w:r w:rsidRPr="007D7047">
          <w:rPr>
            <w:i/>
            <w:iCs/>
          </w:rPr>
          <w:t>Hum Brain Mapp</w:t>
        </w:r>
        <w:r w:rsidRPr="007D7047">
          <w:t>. 1995;3(3):190-208. doi:10.1002/hbm.460030304</w:t>
        </w:r>
      </w:ins>
    </w:p>
    <w:p w14:paraId="0B20A845" w14:textId="77777777" w:rsidR="007D7047" w:rsidRPr="007D7047" w:rsidRDefault="007D7047" w:rsidP="181EF8F8">
      <w:pPr>
        <w:pStyle w:val="Bibliography"/>
      </w:pPr>
      <w:ins w:id="1078" w:author="Sofia Fernandez Lozano" w:date="2025-03-31T19:46:00Z">
        <w:r w:rsidRPr="181EF8F8">
          <w:rPr>
            <w:lang w:val="en-US"/>
          </w:rPr>
          <w:t>38.</w:t>
        </w:r>
        <w:r>
          <w:tab/>
        </w:r>
        <w:r w:rsidRPr="181EF8F8">
          <w:rPr>
            <w:lang w:val="en-US"/>
          </w:rPr>
          <w:t xml:space="preserve">Collins DL, Evans AC. Animal: Validation and application of nonlinear registration-based segmentation. </w:t>
        </w:r>
        <w:r w:rsidRPr="181EF8F8">
          <w:rPr>
            <w:i/>
            <w:iCs/>
            <w:lang w:val="en-US"/>
          </w:rPr>
          <w:t>Int J Pattern Recognit Artif Intell</w:t>
        </w:r>
        <w:r w:rsidRPr="181EF8F8">
          <w:rPr>
            <w:lang w:val="en-US"/>
          </w:rPr>
          <w:t>. 1997;11(8):1271-1294. doi:10.1142/s0218001497000597</w:t>
        </w:r>
      </w:ins>
    </w:p>
    <w:p w14:paraId="7EE405F3" w14:textId="77777777" w:rsidR="007D7047" w:rsidRPr="007D7047" w:rsidRDefault="007D7047">
      <w:pPr>
        <w:pStyle w:val="Bibliography"/>
        <w:rPr>
          <w:ins w:id="1079" w:author="Sofia Fernandez Lozano" w:date="2025-03-31T19:46:00Z" w16du:dateUtc="2025-03-31T23:46:00Z"/>
        </w:rPr>
        <w:pPrChange w:id="1080" w:author="Sofia Fernandez Lozano" w:date="2025-03-31T19:46:00Z" w16du:dateUtc="2025-03-31T23:46:00Z">
          <w:pPr>
            <w:widowControl w:val="0"/>
            <w:autoSpaceDE w:val="0"/>
            <w:autoSpaceDN w:val="0"/>
            <w:adjustRightInd w:val="0"/>
            <w:spacing w:line="240" w:lineRule="auto"/>
          </w:pPr>
        </w:pPrChange>
      </w:pPr>
      <w:ins w:id="1081" w:author="Sofia Fernandez Lozano" w:date="2025-03-31T19:46:00Z" w16du:dateUtc="2025-03-31T23:46:00Z">
        <w:r w:rsidRPr="007D7047">
          <w:t>39.</w:t>
        </w:r>
        <w:r w:rsidRPr="007D7047">
          <w:tab/>
          <w:t xml:space="preserve">Shao J. Linear Model Selection by Cross-validation. </w:t>
        </w:r>
        <w:r w:rsidRPr="007D7047">
          <w:rPr>
            <w:i/>
            <w:iCs/>
          </w:rPr>
          <w:t>J Am Stat Assoc</w:t>
        </w:r>
        <w:r w:rsidRPr="007D7047">
          <w:t>. 1993;88(422):486-494. doi:10.1080/01621459.1993.10476299</w:t>
        </w:r>
      </w:ins>
    </w:p>
    <w:p w14:paraId="0CC545E6" w14:textId="77777777" w:rsidR="007D7047" w:rsidRPr="007D7047" w:rsidRDefault="007D7047" w:rsidP="181EF8F8">
      <w:pPr>
        <w:pStyle w:val="Bibliography"/>
      </w:pPr>
      <w:ins w:id="1082" w:author="Sofia Fernandez Lozano" w:date="2025-03-31T19:46:00Z">
        <w:r w:rsidRPr="181EF8F8">
          <w:rPr>
            <w:lang w:val="en-US"/>
          </w:rPr>
          <w:t>40.</w:t>
        </w:r>
        <w:r>
          <w:tab/>
        </w:r>
        <w:r w:rsidRPr="181EF8F8">
          <w:rPr>
            <w:lang w:val="en-US"/>
          </w:rPr>
          <w:t xml:space="preserve">Wang H, Pouch A, Takabe M, et al. Multi-atlas segmentation with robust label transfer and label fusion. </w:t>
        </w:r>
        <w:r w:rsidRPr="181EF8F8">
          <w:rPr>
            <w:i/>
            <w:iCs/>
            <w:lang w:val="en-US"/>
          </w:rPr>
          <w:t>Inf Process Med Imaging Proc Conf</w:t>
        </w:r>
        <w:r w:rsidRPr="181EF8F8">
          <w:rPr>
            <w:lang w:val="en-US"/>
          </w:rPr>
          <w:t>. 2013;23:548-559. doi:10.1007/978-3-642-38868-2_46</w:t>
        </w:r>
      </w:ins>
    </w:p>
    <w:p w14:paraId="07173D88" w14:textId="77777777" w:rsidR="007D7047" w:rsidRPr="007D7047" w:rsidRDefault="007D7047" w:rsidP="181EF8F8">
      <w:pPr>
        <w:pStyle w:val="Bibliography"/>
      </w:pPr>
      <w:ins w:id="1083" w:author="Sofia Fernandez Lozano" w:date="2025-03-31T19:46:00Z">
        <w:r w:rsidRPr="181EF8F8">
          <w:rPr>
            <w:lang w:val="en-US"/>
          </w:rPr>
          <w:t>41.</w:t>
        </w:r>
        <w:r>
          <w:tab/>
        </w:r>
        <w:r w:rsidRPr="181EF8F8">
          <w:rPr>
            <w:lang w:val="en-US"/>
          </w:rPr>
          <w:t xml:space="preserve">Fonov V, Rosa-Neto P, Collins DL. 3D MRI Brain Tumour Segmentation with Autoencoder Regularization and Hausdorff Distance Loss Function. In: Crimi A, Bakas S, eds. </w:t>
        </w:r>
        <w:r w:rsidRPr="181EF8F8">
          <w:rPr>
            <w:i/>
            <w:iCs/>
            <w:lang w:val="en-US"/>
          </w:rPr>
          <w:t>Brainlesion: Glioma, Multiple Sclerosis, Stroke and Traumatic Brain Injuries</w:t>
        </w:r>
        <w:r w:rsidRPr="181EF8F8">
          <w:rPr>
            <w:lang w:val="en-US"/>
          </w:rPr>
          <w:t>. Lecture Notes in Computer Science. Springer International Publishing; 2022:324-332. doi:10.1007/978-3-031-08999-2_27</w:t>
        </w:r>
      </w:ins>
    </w:p>
    <w:p w14:paraId="21A04DFE" w14:textId="77777777" w:rsidR="007D7047" w:rsidRPr="007D7047" w:rsidRDefault="007D7047">
      <w:pPr>
        <w:pStyle w:val="Bibliography"/>
        <w:rPr>
          <w:ins w:id="1084" w:author="Sofia Fernandez Lozano" w:date="2025-03-31T19:46:00Z" w16du:dateUtc="2025-03-31T23:46:00Z"/>
        </w:rPr>
        <w:pPrChange w:id="1085" w:author="Sofia Fernandez Lozano" w:date="2025-03-31T19:46:00Z" w16du:dateUtc="2025-03-31T23:46:00Z">
          <w:pPr>
            <w:widowControl w:val="0"/>
            <w:autoSpaceDE w:val="0"/>
            <w:autoSpaceDN w:val="0"/>
            <w:adjustRightInd w:val="0"/>
            <w:spacing w:line="240" w:lineRule="auto"/>
          </w:pPr>
        </w:pPrChange>
      </w:pPr>
      <w:ins w:id="1086" w:author="Sofia Fernandez Lozano" w:date="2025-03-31T19:46:00Z" w16du:dateUtc="2025-03-31T23:46:00Z">
        <w:r w:rsidRPr="007D7047">
          <w:t>42.</w:t>
        </w:r>
        <w:r w:rsidRPr="007D7047">
          <w:tab/>
          <w:t xml:space="preserve">Wilcox R. Chapter 6 - Some Multivariate Methods. In: Wilcox R, ed. </w:t>
        </w:r>
        <w:r w:rsidRPr="007D7047">
          <w:rPr>
            <w:i/>
            <w:iCs/>
          </w:rPr>
          <w:t>Introduction to Robust Estimation and Hypothesis Testing (Fourth Edition)</w:t>
        </w:r>
        <w:r w:rsidRPr="007D7047">
          <w:t>. Statistical Modeling and Decision Science. Academic Press; 2017:235-318. doi:10.1016/B978-0-12-804733-0.00006-8</w:t>
        </w:r>
      </w:ins>
    </w:p>
    <w:p w14:paraId="1DDCDCF9" w14:textId="77777777" w:rsidR="007D7047" w:rsidRPr="007D7047" w:rsidRDefault="007D7047" w:rsidP="181EF8F8">
      <w:pPr>
        <w:pStyle w:val="Bibliography"/>
      </w:pPr>
      <w:ins w:id="1087" w:author="Sofia Fernandez Lozano" w:date="2025-03-31T19:46:00Z">
        <w:r w:rsidRPr="181EF8F8">
          <w:rPr>
            <w:lang w:val="en-US"/>
          </w:rPr>
          <w:t>43.</w:t>
        </w:r>
        <w:r>
          <w:tab/>
        </w:r>
        <w:r w:rsidRPr="181EF8F8">
          <w:rPr>
            <w:lang w:val="en-US"/>
          </w:rPr>
          <w:t xml:space="preserve">Mair P, Wilcox R. Robust statistical methods in R using the WRS2 package. </w:t>
        </w:r>
        <w:r w:rsidRPr="181EF8F8">
          <w:rPr>
            <w:i/>
            <w:iCs/>
            <w:lang w:val="en-US"/>
          </w:rPr>
          <w:t>Behav Res Methods</w:t>
        </w:r>
        <w:r w:rsidRPr="181EF8F8">
          <w:rPr>
            <w:lang w:val="en-US"/>
          </w:rPr>
          <w:t>. 2020;52(2):464-488. doi:10.3758/s13428-019-01246-w</w:t>
        </w:r>
      </w:ins>
    </w:p>
    <w:p w14:paraId="3D15EBD0" w14:textId="77777777" w:rsidR="007D7047" w:rsidRPr="007D7047" w:rsidRDefault="007D7047" w:rsidP="181EF8F8">
      <w:pPr>
        <w:pStyle w:val="Bibliography"/>
      </w:pPr>
      <w:ins w:id="1088" w:author="Sofia Fernandez Lozano" w:date="2025-03-31T19:46:00Z">
        <w:r w:rsidRPr="181EF8F8">
          <w:rPr>
            <w:lang w:val="en-US"/>
          </w:rPr>
          <w:t>44.</w:t>
        </w:r>
        <w:r>
          <w:tab/>
        </w:r>
        <w:r w:rsidRPr="181EF8F8">
          <w:rPr>
            <w:lang w:val="en-US"/>
          </w:rPr>
          <w:t xml:space="preserve">Benjamini Y, Yekutieli D. The control of the false discovery rate in multiple testing under dependency. </w:t>
        </w:r>
        <w:r w:rsidRPr="181EF8F8">
          <w:rPr>
            <w:i/>
            <w:iCs/>
            <w:lang w:val="en-US"/>
          </w:rPr>
          <w:t>Ann Stat</w:t>
        </w:r>
        <w:r w:rsidRPr="181EF8F8">
          <w:rPr>
            <w:lang w:val="en-US"/>
          </w:rPr>
          <w:t>. 2001;29(4):1165-1188. doi:10.1214/aos/1013699998</w:t>
        </w:r>
      </w:ins>
    </w:p>
    <w:p w14:paraId="0D045C9D" w14:textId="77777777" w:rsidR="007D7047" w:rsidRPr="007D7047" w:rsidRDefault="007D7047">
      <w:pPr>
        <w:pStyle w:val="Bibliography"/>
        <w:rPr>
          <w:ins w:id="1089" w:author="Sofia Fernandez Lozano" w:date="2025-03-31T19:46:00Z" w16du:dateUtc="2025-03-31T23:46:00Z"/>
        </w:rPr>
        <w:pPrChange w:id="1090" w:author="Sofia Fernandez Lozano" w:date="2025-03-31T19:46:00Z" w16du:dateUtc="2025-03-31T23:46:00Z">
          <w:pPr>
            <w:widowControl w:val="0"/>
            <w:autoSpaceDE w:val="0"/>
            <w:autoSpaceDN w:val="0"/>
            <w:adjustRightInd w:val="0"/>
            <w:spacing w:line="240" w:lineRule="auto"/>
          </w:pPr>
        </w:pPrChange>
      </w:pPr>
      <w:ins w:id="1091" w:author="Sofia Fernandez Lozano" w:date="2025-03-31T19:46:00Z" w16du:dateUtc="2025-03-31T23:46:00Z">
        <w:r w:rsidRPr="007D7047">
          <w:t>45.</w:t>
        </w:r>
        <w:r w:rsidRPr="007D7047">
          <w:tab/>
          <w:t xml:space="preserve">Efron B. Better Bootstrap Confidence Intervals. </w:t>
        </w:r>
        <w:r w:rsidRPr="007D7047">
          <w:rPr>
            <w:i/>
            <w:iCs/>
          </w:rPr>
          <w:t>J Am Stat Assoc</w:t>
        </w:r>
        <w:r w:rsidRPr="007D7047">
          <w:t>. 1987;82(397):171-185. doi:10.1080/01621459.1987.10478410</w:t>
        </w:r>
      </w:ins>
    </w:p>
    <w:p w14:paraId="7B61A289" w14:textId="77777777" w:rsidR="007D7047" w:rsidRPr="007D7047" w:rsidRDefault="007D7047" w:rsidP="181EF8F8">
      <w:pPr>
        <w:pStyle w:val="Bibliography"/>
      </w:pPr>
      <w:ins w:id="1092" w:author="Sofia Fernandez Lozano" w:date="2025-03-31T19:46:00Z">
        <w:r w:rsidRPr="181EF8F8">
          <w:rPr>
            <w:lang w:val="en-US"/>
          </w:rPr>
          <w:t>46.</w:t>
        </w:r>
        <w:r>
          <w:tab/>
        </w:r>
        <w:r w:rsidRPr="181EF8F8">
          <w:rPr>
            <w:lang w:val="en-US"/>
          </w:rPr>
          <w:t xml:space="preserve">Kirby KN, Gerlanc D. BootES: An R package for bootstrap confidence intervals on effect sizes. </w:t>
        </w:r>
        <w:r w:rsidRPr="181EF8F8">
          <w:rPr>
            <w:i/>
            <w:iCs/>
            <w:lang w:val="en-US"/>
          </w:rPr>
          <w:t>Behav Res Methods</w:t>
        </w:r>
        <w:r w:rsidRPr="181EF8F8">
          <w:rPr>
            <w:lang w:val="en-US"/>
          </w:rPr>
          <w:t>. 2013;45(4):905-927. doi:10.3758/s13428-013-0330-5</w:t>
        </w:r>
      </w:ins>
    </w:p>
    <w:p w14:paraId="6BA5681D" w14:textId="77777777" w:rsidR="007D7047" w:rsidRPr="007D7047" w:rsidRDefault="007D7047">
      <w:pPr>
        <w:pStyle w:val="Bibliography"/>
        <w:rPr>
          <w:ins w:id="1093" w:author="Sofia Fernandez Lozano" w:date="2025-03-31T19:46:00Z" w16du:dateUtc="2025-03-31T23:46:00Z"/>
          <w:lang w:val="fr-CA"/>
          <w:rPrChange w:id="1094" w:author="Sofia Fernandez Lozano" w:date="2025-03-31T19:46:00Z" w16du:dateUtc="2025-03-31T23:46:00Z">
            <w:rPr>
              <w:ins w:id="1095" w:author="Sofia Fernandez Lozano" w:date="2025-03-31T19:46:00Z" w16du:dateUtc="2025-03-31T23:46:00Z"/>
            </w:rPr>
          </w:rPrChange>
        </w:rPr>
        <w:pPrChange w:id="1096" w:author="Sofia Fernandez Lozano" w:date="2025-03-31T19:46:00Z" w16du:dateUtc="2025-03-31T23:46:00Z">
          <w:pPr>
            <w:widowControl w:val="0"/>
            <w:autoSpaceDE w:val="0"/>
            <w:autoSpaceDN w:val="0"/>
            <w:adjustRightInd w:val="0"/>
            <w:spacing w:line="240" w:lineRule="auto"/>
          </w:pPr>
        </w:pPrChange>
      </w:pPr>
      <w:ins w:id="1097" w:author="Sofia Fernandez Lozano" w:date="2025-03-31T19:46:00Z" w16du:dateUtc="2025-03-31T23:46:00Z">
        <w:r w:rsidRPr="007D7047">
          <w:t>47.</w:t>
        </w:r>
        <w:r w:rsidRPr="007D7047">
          <w:tab/>
          <w:t xml:space="preserve">Brusini I, Lindberg O, Muehlboeck JS, Smedby Ö, Westman E, Wang C. Shape Information Improves the Cross-Cohort Performance of Deep Learning-Based Segmentation of the Hippocampus. </w:t>
        </w:r>
        <w:r w:rsidRPr="007D7047">
          <w:rPr>
            <w:i/>
            <w:iCs/>
            <w:lang w:val="fr-CA"/>
            <w:rPrChange w:id="1098" w:author="Sofia Fernandez Lozano" w:date="2025-03-31T19:46:00Z" w16du:dateUtc="2025-03-31T23:46:00Z">
              <w:rPr>
                <w:i/>
                <w:iCs/>
              </w:rPr>
            </w:rPrChange>
          </w:rPr>
          <w:t>Front Neurosci</w:t>
        </w:r>
        <w:r w:rsidRPr="007D7047">
          <w:rPr>
            <w:lang w:val="fr-CA"/>
            <w:rPrChange w:id="1099" w:author="Sofia Fernandez Lozano" w:date="2025-03-31T19:46:00Z" w16du:dateUtc="2025-03-31T23:46:00Z">
              <w:rPr/>
            </w:rPrChange>
          </w:rPr>
          <w:t>. 2020;14. Accessed October 17, 2023. https://www.frontiersin.org/articles/10.3389/fnins.2020.00015</w:t>
        </w:r>
      </w:ins>
    </w:p>
    <w:p w14:paraId="43981499" w14:textId="77777777" w:rsidR="007D7047" w:rsidRPr="007D7047" w:rsidRDefault="007D7047">
      <w:pPr>
        <w:pStyle w:val="Bibliography"/>
        <w:rPr>
          <w:ins w:id="1100" w:author="Sofia Fernandez Lozano" w:date="2025-03-31T19:46:00Z" w16du:dateUtc="2025-03-31T23:46:00Z"/>
        </w:rPr>
        <w:pPrChange w:id="1101" w:author="Sofia Fernandez Lozano" w:date="2025-03-31T19:46:00Z" w16du:dateUtc="2025-03-31T23:46:00Z">
          <w:pPr>
            <w:widowControl w:val="0"/>
            <w:autoSpaceDE w:val="0"/>
            <w:autoSpaceDN w:val="0"/>
            <w:adjustRightInd w:val="0"/>
            <w:spacing w:line="240" w:lineRule="auto"/>
          </w:pPr>
        </w:pPrChange>
      </w:pPr>
      <w:ins w:id="1102" w:author="Sofia Fernandez Lozano" w:date="2025-03-31T19:46:00Z" w16du:dateUtc="2025-03-31T23:46:00Z">
        <w:r w:rsidRPr="007D7047">
          <w:rPr>
            <w:lang w:val="fr-CA"/>
            <w:rPrChange w:id="1103" w:author="Sofia Fernandez Lozano" w:date="2025-03-31T19:46:00Z" w16du:dateUtc="2025-03-31T23:46:00Z">
              <w:rPr/>
            </w:rPrChange>
          </w:rPr>
          <w:t>48.</w:t>
        </w:r>
        <w:r w:rsidRPr="007D7047">
          <w:rPr>
            <w:lang w:val="fr-CA"/>
            <w:rPrChange w:id="1104" w:author="Sofia Fernandez Lozano" w:date="2025-03-31T19:46:00Z" w16du:dateUtc="2025-03-31T23:46:00Z">
              <w:rPr/>
            </w:rPrChange>
          </w:rPr>
          <w:tab/>
          <w:t xml:space="preserve">Cao L, Li L, Zheng J, et al. </w:t>
        </w:r>
        <w:r w:rsidRPr="007D7047">
          <w:t xml:space="preserve">Multi-task neural networks for joint hippocampus segmentation and clinical score regression. </w:t>
        </w:r>
        <w:r w:rsidRPr="007D7047">
          <w:rPr>
            <w:i/>
            <w:iCs/>
          </w:rPr>
          <w:t>Multimed Tools Appl</w:t>
        </w:r>
        <w:r w:rsidRPr="007D7047">
          <w:t>. 2018;77(22):29669-29686. doi:10.1007/s11042-017-5581-1</w:t>
        </w:r>
      </w:ins>
    </w:p>
    <w:p w14:paraId="3C5B195C" w14:textId="77777777" w:rsidR="007D7047" w:rsidRPr="007D7047" w:rsidRDefault="007D7047" w:rsidP="181EF8F8">
      <w:pPr>
        <w:pStyle w:val="Bibliography"/>
      </w:pPr>
      <w:ins w:id="1105" w:author="Sofia Fernandez Lozano" w:date="2025-03-31T19:46:00Z">
        <w:r w:rsidRPr="181EF8F8">
          <w:rPr>
            <w:lang w:val="en-US"/>
          </w:rPr>
          <w:t>49.</w:t>
        </w:r>
        <w:r>
          <w:tab/>
        </w:r>
        <w:r w:rsidRPr="181EF8F8">
          <w:rPr>
            <w:lang w:val="en-US"/>
          </w:rPr>
          <w:t xml:space="preserve">Goubran M, Ntiri EE, Akhavein H, et al. Hippocampal segmentation for brains with extensive atrophy using three-dimensional convolutional neural networks. </w:t>
        </w:r>
        <w:r w:rsidRPr="181EF8F8">
          <w:rPr>
            <w:i/>
            <w:iCs/>
            <w:lang w:val="en-US"/>
          </w:rPr>
          <w:t>Hum Brain Mapp</w:t>
        </w:r>
        <w:r w:rsidRPr="181EF8F8">
          <w:rPr>
            <w:lang w:val="en-US"/>
          </w:rPr>
          <w:t>. 2020;41(2):291-308. doi:https://doi.org/10.1002/hbm.24811</w:t>
        </w:r>
      </w:ins>
    </w:p>
    <w:p w14:paraId="0DE8A7DB" w14:textId="77777777" w:rsidR="007D7047" w:rsidRPr="007D7047" w:rsidRDefault="007D7047" w:rsidP="181EF8F8">
      <w:pPr>
        <w:pStyle w:val="Bibliography"/>
      </w:pPr>
      <w:ins w:id="1106" w:author="Sofia Fernandez Lozano" w:date="2025-03-31T19:46:00Z">
        <w:r w:rsidRPr="181EF8F8">
          <w:rPr>
            <w:lang w:val="en-US"/>
          </w:rPr>
          <w:t>50.</w:t>
        </w:r>
        <w:r>
          <w:tab/>
        </w:r>
        <w:r w:rsidRPr="181EF8F8">
          <w:rPr>
            <w:lang w:val="en-US"/>
          </w:rPr>
          <w:t xml:space="preserve">Liu M, Li F, Yan H, et al. A multi-model deep convolutional neural network for automatic hippocampus segmentation and classification in Alzheimer’s disease. </w:t>
        </w:r>
        <w:r w:rsidRPr="181EF8F8">
          <w:rPr>
            <w:i/>
            <w:iCs/>
            <w:lang w:val="en-US"/>
          </w:rPr>
          <w:t>NeuroImage</w:t>
        </w:r>
        <w:r w:rsidRPr="181EF8F8">
          <w:rPr>
            <w:lang w:val="en-US"/>
          </w:rPr>
          <w:t>. 2020;208:116459. doi:10.1016/j.neuroimage.2019.116459</w:t>
        </w:r>
      </w:ins>
    </w:p>
    <w:p w14:paraId="317C3056" w14:textId="77777777" w:rsidR="007D7047" w:rsidRPr="007D7047" w:rsidRDefault="007D7047">
      <w:pPr>
        <w:pStyle w:val="Bibliography"/>
        <w:rPr>
          <w:ins w:id="1107" w:author="Sofia Fernandez Lozano" w:date="2025-03-31T19:46:00Z" w16du:dateUtc="2025-03-31T23:46:00Z"/>
        </w:rPr>
        <w:pPrChange w:id="1108" w:author="Sofia Fernandez Lozano" w:date="2025-03-31T19:46:00Z" w16du:dateUtc="2025-03-31T23:46:00Z">
          <w:pPr>
            <w:widowControl w:val="0"/>
            <w:autoSpaceDE w:val="0"/>
            <w:autoSpaceDN w:val="0"/>
            <w:adjustRightInd w:val="0"/>
            <w:spacing w:line="240" w:lineRule="auto"/>
          </w:pPr>
        </w:pPrChange>
      </w:pPr>
      <w:ins w:id="1109" w:author="Sofia Fernandez Lozano" w:date="2025-03-31T19:46:00Z" w16du:dateUtc="2025-03-31T23:46:00Z">
        <w:r w:rsidRPr="007D7047">
          <w:t>51.</w:t>
        </w:r>
        <w:r w:rsidRPr="007D7047">
          <w:tab/>
          <w:t xml:space="preserve">Yao W, Wang S, Fu H. Hippocampus Segmentation in MRI Using Side U-Net Model. In: Gedeon T, Wong KW, Lee M, eds. </w:t>
        </w:r>
        <w:r w:rsidRPr="007D7047">
          <w:rPr>
            <w:i/>
            <w:iCs/>
          </w:rPr>
          <w:t>Neural Information Processing</w:t>
        </w:r>
        <w:r w:rsidRPr="007D7047">
          <w:t>. Lecture Notes in Computer Science. Springer International Publishing; 2019:143-150. doi:10.1007/978-3-030-36718-3_12</w:t>
        </w:r>
      </w:ins>
    </w:p>
    <w:p w14:paraId="04571A6E" w14:textId="77777777" w:rsidR="007D7047" w:rsidRPr="007D7047" w:rsidRDefault="007D7047">
      <w:pPr>
        <w:pStyle w:val="Bibliography"/>
        <w:rPr>
          <w:ins w:id="1110" w:author="Sofia Fernandez Lozano" w:date="2025-03-31T19:46:00Z" w16du:dateUtc="2025-03-31T23:46:00Z"/>
        </w:rPr>
        <w:pPrChange w:id="1111" w:author="Sofia Fernandez Lozano" w:date="2025-03-31T19:46:00Z" w16du:dateUtc="2025-03-31T23:46:00Z">
          <w:pPr>
            <w:widowControl w:val="0"/>
            <w:autoSpaceDE w:val="0"/>
            <w:autoSpaceDN w:val="0"/>
            <w:adjustRightInd w:val="0"/>
            <w:spacing w:line="240" w:lineRule="auto"/>
          </w:pPr>
        </w:pPrChange>
      </w:pPr>
      <w:ins w:id="1112" w:author="Sofia Fernandez Lozano" w:date="2025-03-31T19:46:00Z" w16du:dateUtc="2025-03-31T23:46:00Z">
        <w:r w:rsidRPr="007D7047">
          <w:t>52.</w:t>
        </w:r>
        <w:r w:rsidRPr="007D7047">
          <w:tab/>
          <w:t xml:space="preserve">Yi P, Jin L, Xu T, Wei L, Rui G. Hippocampal Segmentation in Brain MRI Images Using Machine Learning Methods: A Survey. </w:t>
        </w:r>
        <w:r w:rsidRPr="007D7047">
          <w:rPr>
            <w:i/>
            <w:iCs/>
          </w:rPr>
          <w:t>Chin J Electron</w:t>
        </w:r>
        <w:r w:rsidRPr="007D7047">
          <w:t>. 2021;30(5):793-814. doi:10.1049/cje.2021.06.002</w:t>
        </w:r>
      </w:ins>
    </w:p>
    <w:p w14:paraId="1C9D9081" w14:textId="77777777" w:rsidR="007D7047" w:rsidRPr="007D7047" w:rsidRDefault="007D7047">
      <w:pPr>
        <w:pStyle w:val="Bibliography"/>
        <w:rPr>
          <w:ins w:id="1113" w:author="Sofia Fernandez Lozano" w:date="2025-03-31T19:46:00Z" w16du:dateUtc="2025-03-31T23:46:00Z"/>
        </w:rPr>
        <w:pPrChange w:id="1114" w:author="Sofia Fernandez Lozano" w:date="2025-03-31T19:46:00Z" w16du:dateUtc="2025-03-31T23:46:00Z">
          <w:pPr>
            <w:widowControl w:val="0"/>
            <w:autoSpaceDE w:val="0"/>
            <w:autoSpaceDN w:val="0"/>
            <w:adjustRightInd w:val="0"/>
            <w:spacing w:line="240" w:lineRule="auto"/>
          </w:pPr>
        </w:pPrChange>
      </w:pPr>
      <w:ins w:id="1115" w:author="Sofia Fernandez Lozano" w:date="2025-03-31T19:46:00Z" w16du:dateUtc="2025-03-31T23:46:00Z">
        <w:r w:rsidRPr="007D7047">
          <w:t>53.</w:t>
        </w:r>
        <w:r w:rsidRPr="007D7047">
          <w:tab/>
          <w:t>Chen D, Liu W, Huang Y, Tong T, Yu Y. Enhancement Mask for Hippocampus Detection and Segmentation. Published online February 12, 2019. doi:10.48550/arXiv.1902.04244</w:t>
        </w:r>
      </w:ins>
    </w:p>
    <w:p w14:paraId="63BD7496" w14:textId="77777777" w:rsidR="007D7047" w:rsidRPr="007D7047" w:rsidRDefault="007D7047">
      <w:pPr>
        <w:pStyle w:val="Bibliography"/>
        <w:rPr>
          <w:ins w:id="1116" w:author="Sofia Fernandez Lozano" w:date="2025-03-31T19:46:00Z" w16du:dateUtc="2025-03-31T23:46:00Z"/>
        </w:rPr>
        <w:pPrChange w:id="1117" w:author="Sofia Fernandez Lozano" w:date="2025-03-31T19:46:00Z" w16du:dateUtc="2025-03-31T23:46:00Z">
          <w:pPr>
            <w:widowControl w:val="0"/>
            <w:autoSpaceDE w:val="0"/>
            <w:autoSpaceDN w:val="0"/>
            <w:adjustRightInd w:val="0"/>
            <w:spacing w:line="240" w:lineRule="auto"/>
          </w:pPr>
        </w:pPrChange>
      </w:pPr>
      <w:ins w:id="1118" w:author="Sofia Fernandez Lozano" w:date="2025-03-31T19:46:00Z" w16du:dateUtc="2025-03-31T23:46:00Z">
        <w:r w:rsidRPr="007D7047">
          <w:t>54.</w:t>
        </w:r>
        <w:r w:rsidRPr="007D7047">
          <w:tab/>
          <w:t>Xie Z, Gillies D. Near Real-time Hippocampus Segmentation Using Patch-based Canonical Neural Network. Published online July 15, 2018. doi:10.48550/arXiv.1807.05482</w:t>
        </w:r>
      </w:ins>
    </w:p>
    <w:p w14:paraId="762E8285" w14:textId="77777777" w:rsidR="007D7047" w:rsidRPr="007D7047" w:rsidRDefault="007D7047">
      <w:pPr>
        <w:pStyle w:val="Bibliography"/>
        <w:rPr>
          <w:ins w:id="1119" w:author="Sofia Fernandez Lozano" w:date="2025-03-31T19:46:00Z" w16du:dateUtc="2025-03-31T23:46:00Z"/>
        </w:rPr>
        <w:pPrChange w:id="1120" w:author="Sofia Fernandez Lozano" w:date="2025-03-31T19:46:00Z" w16du:dateUtc="2025-03-31T23:46:00Z">
          <w:pPr>
            <w:widowControl w:val="0"/>
            <w:autoSpaceDE w:val="0"/>
            <w:autoSpaceDN w:val="0"/>
            <w:adjustRightInd w:val="0"/>
            <w:spacing w:line="240" w:lineRule="auto"/>
          </w:pPr>
        </w:pPrChange>
      </w:pPr>
      <w:ins w:id="1121" w:author="Sofia Fernandez Lozano" w:date="2025-03-31T19:46:00Z" w16du:dateUtc="2025-03-31T23:46:00Z">
        <w:r w:rsidRPr="007D7047">
          <w:t>55.</w:t>
        </w:r>
        <w:r w:rsidRPr="007D7047">
          <w:tab/>
          <w:t xml:space="preserve">Amoroso N, Errico R, Bruno S, et al. Hippocampal unified multi-atlas network (HUMAN): protocol and scale validation of a novel segmentation tool. </w:t>
        </w:r>
        <w:r w:rsidRPr="007D7047">
          <w:rPr>
            <w:i/>
            <w:iCs/>
          </w:rPr>
          <w:t>Phys Med Biol</w:t>
        </w:r>
        <w:r w:rsidRPr="007D7047">
          <w:t>. 2015;60(22):8851. doi:10.1088/0031-9155/60/22/8851</w:t>
        </w:r>
      </w:ins>
    </w:p>
    <w:p w14:paraId="715214F6" w14:textId="77777777" w:rsidR="007D7047" w:rsidRPr="007D7047" w:rsidRDefault="007D7047">
      <w:pPr>
        <w:pStyle w:val="Bibliography"/>
        <w:rPr>
          <w:ins w:id="1122" w:author="Sofia Fernandez Lozano" w:date="2025-03-31T19:46:00Z" w16du:dateUtc="2025-03-31T23:46:00Z"/>
          <w:lang w:val="fr-CA"/>
          <w:rPrChange w:id="1123" w:author="Sofia Fernandez Lozano" w:date="2025-03-31T19:46:00Z" w16du:dateUtc="2025-03-31T23:46:00Z">
            <w:rPr>
              <w:ins w:id="1124" w:author="Sofia Fernandez Lozano" w:date="2025-03-31T19:46:00Z" w16du:dateUtc="2025-03-31T23:46:00Z"/>
            </w:rPr>
          </w:rPrChange>
        </w:rPr>
        <w:pPrChange w:id="1125" w:author="Sofia Fernandez Lozano" w:date="2025-03-31T19:46:00Z" w16du:dateUtc="2025-03-31T23:46:00Z">
          <w:pPr>
            <w:widowControl w:val="0"/>
            <w:autoSpaceDE w:val="0"/>
            <w:autoSpaceDN w:val="0"/>
            <w:adjustRightInd w:val="0"/>
            <w:spacing w:line="240" w:lineRule="auto"/>
          </w:pPr>
        </w:pPrChange>
      </w:pPr>
      <w:ins w:id="1126" w:author="Sofia Fernandez Lozano" w:date="2025-03-31T19:46:00Z" w16du:dateUtc="2025-03-31T23:46:00Z">
        <w:r w:rsidRPr="007D7047">
          <w:t>56.</w:t>
        </w:r>
        <w:r w:rsidRPr="007D7047">
          <w:tab/>
          <w:t xml:space="preserve">Klapwijk ET, van de Kamp F, van der Meulen M, Peters S, Wierenga LM. Qoala-T: A supervised-learning tool for quality control of FreeSurfer segmented MRI data. </w:t>
        </w:r>
        <w:r w:rsidRPr="007D7047">
          <w:rPr>
            <w:i/>
            <w:iCs/>
            <w:lang w:val="fr-CA"/>
            <w:rPrChange w:id="1127" w:author="Sofia Fernandez Lozano" w:date="2025-03-31T19:46:00Z" w16du:dateUtc="2025-03-31T23:46:00Z">
              <w:rPr>
                <w:i/>
                <w:iCs/>
              </w:rPr>
            </w:rPrChange>
          </w:rPr>
          <w:t>NeuroImage</w:t>
        </w:r>
        <w:r w:rsidRPr="007D7047">
          <w:rPr>
            <w:lang w:val="fr-CA"/>
            <w:rPrChange w:id="1128" w:author="Sofia Fernandez Lozano" w:date="2025-03-31T19:46:00Z" w16du:dateUtc="2025-03-31T23:46:00Z">
              <w:rPr/>
            </w:rPrChange>
          </w:rPr>
          <w:t>. 2019;189:116-129. doi:10.1016/j.neuroimage.2019.01.014</w:t>
        </w:r>
      </w:ins>
    </w:p>
    <w:p w14:paraId="74FB09E4" w14:textId="77777777" w:rsidR="007D7047" w:rsidRPr="007D7047" w:rsidRDefault="007D7047">
      <w:pPr>
        <w:pStyle w:val="Bibliography"/>
        <w:rPr>
          <w:ins w:id="1129" w:author="Sofia Fernandez Lozano" w:date="2025-03-31T19:46:00Z" w16du:dateUtc="2025-03-31T23:46:00Z"/>
        </w:rPr>
        <w:pPrChange w:id="1130" w:author="Sofia Fernandez Lozano" w:date="2025-03-31T19:46:00Z" w16du:dateUtc="2025-03-31T23:46:00Z">
          <w:pPr>
            <w:widowControl w:val="0"/>
            <w:autoSpaceDE w:val="0"/>
            <w:autoSpaceDN w:val="0"/>
            <w:adjustRightInd w:val="0"/>
            <w:spacing w:line="240" w:lineRule="auto"/>
          </w:pPr>
        </w:pPrChange>
      </w:pPr>
      <w:ins w:id="1131" w:author="Sofia Fernandez Lozano" w:date="2025-03-31T19:46:00Z" w16du:dateUtc="2025-03-31T23:46:00Z">
        <w:r w:rsidRPr="007D7047">
          <w:rPr>
            <w:lang w:val="fr-CA"/>
            <w:rPrChange w:id="1132" w:author="Sofia Fernandez Lozano" w:date="2025-03-31T19:46:00Z" w16du:dateUtc="2025-03-31T23:46:00Z">
              <w:rPr/>
            </w:rPrChange>
          </w:rPr>
          <w:t>57.</w:t>
        </w:r>
        <w:r w:rsidRPr="007D7047">
          <w:rPr>
            <w:lang w:val="fr-CA"/>
            <w:rPrChange w:id="1133" w:author="Sofia Fernandez Lozano" w:date="2025-03-31T19:46:00Z" w16du:dateUtc="2025-03-31T23:46:00Z">
              <w:rPr/>
            </w:rPrChange>
          </w:rPr>
          <w:tab/>
          <w:t xml:space="preserve">Pipitone J, Park MTM, Winterburn J, et al. </w:t>
        </w:r>
        <w:r w:rsidRPr="007D7047">
          <w:t xml:space="preserve">Multi-atlas segmentation of the whole hippocampus and subfields using multiple automatically generated templates. </w:t>
        </w:r>
        <w:r w:rsidRPr="007D7047">
          <w:rPr>
            <w:i/>
            <w:iCs/>
          </w:rPr>
          <w:t>NeuroImage</w:t>
        </w:r>
        <w:r w:rsidRPr="007D7047">
          <w:t>. 2014;101:494-512. doi:10.1016/j.neuroimage.2014.04.054</w:t>
        </w:r>
      </w:ins>
    </w:p>
    <w:p w14:paraId="5DB758A7" w14:textId="77777777" w:rsidR="007D7047" w:rsidRPr="007D7047" w:rsidRDefault="007D7047" w:rsidP="181EF8F8">
      <w:pPr>
        <w:pStyle w:val="Bibliography"/>
      </w:pPr>
      <w:ins w:id="1134" w:author="Sofia Fernandez Lozano" w:date="2025-03-31T19:46:00Z">
        <w:r w:rsidRPr="181EF8F8">
          <w:rPr>
            <w:lang w:val="en-US"/>
          </w:rPr>
          <w:t>58.</w:t>
        </w:r>
        <w:r>
          <w:tab/>
        </w:r>
        <w:r w:rsidRPr="181EF8F8">
          <w:rPr>
            <w:lang w:val="en-US"/>
          </w:rPr>
          <w:t xml:space="preserve">Bettio LEB, Rajendran L, Gil-Mohapel J. The effects of aging in the hippocampus and cognitive decline. </w:t>
        </w:r>
        <w:r w:rsidRPr="181EF8F8">
          <w:rPr>
            <w:i/>
            <w:iCs/>
            <w:lang w:val="en-US"/>
          </w:rPr>
          <w:t>Neurosci Biobehav Rev</w:t>
        </w:r>
        <w:r w:rsidRPr="181EF8F8">
          <w:rPr>
            <w:lang w:val="en-US"/>
          </w:rPr>
          <w:t>. 2017;79:66-86. doi:10.1016/j.neubiorev.2017.04.030</w:t>
        </w:r>
      </w:ins>
    </w:p>
    <w:p w14:paraId="5DD0DD00" w14:textId="77777777" w:rsidR="007D7047" w:rsidRPr="007D7047" w:rsidRDefault="007D7047">
      <w:pPr>
        <w:pStyle w:val="Bibliography"/>
        <w:rPr>
          <w:ins w:id="1135" w:author="Sofia Fernandez Lozano" w:date="2025-03-31T19:46:00Z" w16du:dateUtc="2025-03-31T23:46:00Z"/>
        </w:rPr>
        <w:pPrChange w:id="1136" w:author="Sofia Fernandez Lozano" w:date="2025-03-31T19:46:00Z" w16du:dateUtc="2025-03-31T23:46:00Z">
          <w:pPr>
            <w:widowControl w:val="0"/>
            <w:autoSpaceDE w:val="0"/>
            <w:autoSpaceDN w:val="0"/>
            <w:adjustRightInd w:val="0"/>
            <w:spacing w:line="240" w:lineRule="auto"/>
          </w:pPr>
        </w:pPrChange>
      </w:pPr>
      <w:ins w:id="1137" w:author="Sofia Fernandez Lozano" w:date="2025-03-31T19:46:00Z" w16du:dateUtc="2025-03-31T23:46:00Z">
        <w:r w:rsidRPr="007D7047">
          <w:t>59.</w:t>
        </w:r>
        <w:r w:rsidRPr="007D7047">
          <w:tab/>
          <w:t>Raz N. Aging of the brain and its impact on cognitive performance: Integration of structural and functional findings. Published online 2000. Accessed October 24, 2023. https://psycnet.apa.org/record/2000-07017-001</w:t>
        </w:r>
      </w:ins>
    </w:p>
    <w:p w14:paraId="30BB3D24" w14:textId="77777777" w:rsidR="007D7047" w:rsidRPr="007D7047" w:rsidRDefault="007D7047">
      <w:pPr>
        <w:pStyle w:val="Bibliography"/>
        <w:rPr>
          <w:ins w:id="1138" w:author="Sofia Fernandez Lozano" w:date="2025-03-31T19:46:00Z" w16du:dateUtc="2025-03-31T23:46:00Z"/>
          <w:lang w:val="fr-CA"/>
          <w:rPrChange w:id="1139" w:author="Sofia Fernandez Lozano" w:date="2025-03-31T19:46:00Z" w16du:dateUtc="2025-03-31T23:46:00Z">
            <w:rPr>
              <w:ins w:id="1140" w:author="Sofia Fernandez Lozano" w:date="2025-03-31T19:46:00Z" w16du:dateUtc="2025-03-31T23:46:00Z"/>
            </w:rPr>
          </w:rPrChange>
        </w:rPr>
        <w:pPrChange w:id="1141" w:author="Sofia Fernandez Lozano" w:date="2025-03-31T19:46:00Z" w16du:dateUtc="2025-03-31T23:46:00Z">
          <w:pPr>
            <w:widowControl w:val="0"/>
            <w:autoSpaceDE w:val="0"/>
            <w:autoSpaceDN w:val="0"/>
            <w:adjustRightInd w:val="0"/>
            <w:spacing w:line="240" w:lineRule="auto"/>
          </w:pPr>
        </w:pPrChange>
      </w:pPr>
      <w:ins w:id="1142" w:author="Sofia Fernandez Lozano" w:date="2025-03-31T19:46:00Z" w16du:dateUtc="2025-03-31T23:46:00Z">
        <w:r w:rsidRPr="007D7047">
          <w:t>60.</w:t>
        </w:r>
        <w:r w:rsidRPr="007D7047">
          <w:tab/>
          <w:t xml:space="preserve">Van Petten C. Relationship between hippocampal volume and memory ability in healthy individuals across the lifespan: review and meta-analysis. </w:t>
        </w:r>
        <w:r w:rsidRPr="007D7047">
          <w:rPr>
            <w:i/>
            <w:iCs/>
            <w:lang w:val="fr-CA"/>
            <w:rPrChange w:id="1143" w:author="Sofia Fernandez Lozano" w:date="2025-03-31T19:46:00Z" w16du:dateUtc="2025-03-31T23:46:00Z">
              <w:rPr>
                <w:i/>
                <w:iCs/>
              </w:rPr>
            </w:rPrChange>
          </w:rPr>
          <w:t>Neuropsychologia</w:t>
        </w:r>
        <w:r w:rsidRPr="007D7047">
          <w:rPr>
            <w:lang w:val="fr-CA"/>
            <w:rPrChange w:id="1144" w:author="Sofia Fernandez Lozano" w:date="2025-03-31T19:46:00Z" w16du:dateUtc="2025-03-31T23:46:00Z">
              <w:rPr/>
            </w:rPrChange>
          </w:rPr>
          <w:t>. 2004;42(10):1394-1413. doi:10.1016/j.neuropsychologia.2004.04.006</w:t>
        </w:r>
      </w:ins>
    </w:p>
    <w:p w14:paraId="1A255663" w14:textId="77777777" w:rsidR="007D7047" w:rsidRPr="007D7047" w:rsidRDefault="007D7047">
      <w:pPr>
        <w:pStyle w:val="Bibliography"/>
        <w:rPr>
          <w:ins w:id="1145" w:author="Sofia Fernandez Lozano" w:date="2025-03-31T19:46:00Z" w16du:dateUtc="2025-03-31T23:46:00Z"/>
        </w:rPr>
        <w:pPrChange w:id="1146" w:author="Sofia Fernandez Lozano" w:date="2025-03-31T19:46:00Z" w16du:dateUtc="2025-03-31T23:46:00Z">
          <w:pPr>
            <w:widowControl w:val="0"/>
            <w:autoSpaceDE w:val="0"/>
            <w:autoSpaceDN w:val="0"/>
            <w:adjustRightInd w:val="0"/>
            <w:spacing w:line="240" w:lineRule="auto"/>
          </w:pPr>
        </w:pPrChange>
      </w:pPr>
      <w:ins w:id="1147" w:author="Sofia Fernandez Lozano" w:date="2025-03-31T19:46:00Z" w16du:dateUtc="2025-03-31T23:46:00Z">
        <w:r w:rsidRPr="007D7047">
          <w:rPr>
            <w:lang w:val="fr-CA"/>
            <w:rPrChange w:id="1148" w:author="Sofia Fernandez Lozano" w:date="2025-03-31T19:46:00Z" w16du:dateUtc="2025-03-31T23:46:00Z">
              <w:rPr/>
            </w:rPrChange>
          </w:rPr>
          <w:t>61.</w:t>
        </w:r>
        <w:r w:rsidRPr="007D7047">
          <w:rPr>
            <w:lang w:val="fr-CA"/>
            <w:rPrChange w:id="1149" w:author="Sofia Fernandez Lozano" w:date="2025-03-31T19:46:00Z" w16du:dateUtc="2025-03-31T23:46:00Z">
              <w:rPr/>
            </w:rPrChange>
          </w:rPr>
          <w:tab/>
          <w:t xml:space="preserve">den Heijer T, van der Lijn F, Koudstaal PJ, et al. </w:t>
        </w:r>
        <w:r w:rsidRPr="007D7047">
          <w:t xml:space="preserve">A 10-year follow-up of hippocampal volume on magnetic resonance imaging in early dementia and cognitive decline. </w:t>
        </w:r>
        <w:r w:rsidRPr="007D7047">
          <w:rPr>
            <w:i/>
            <w:iCs/>
          </w:rPr>
          <w:t>Brain J Neurol</w:t>
        </w:r>
        <w:r w:rsidRPr="007D7047">
          <w:t>. 2010;133(Pt 4):1163-1172. doi:10.1093/brain/awq048</w:t>
        </w:r>
      </w:ins>
    </w:p>
    <w:p w14:paraId="256FD24F" w14:textId="77777777" w:rsidR="007D7047" w:rsidRPr="007D7047" w:rsidRDefault="007D7047" w:rsidP="181EF8F8">
      <w:pPr>
        <w:pStyle w:val="Bibliography"/>
      </w:pPr>
      <w:ins w:id="1150" w:author="Sofia Fernandez Lozano" w:date="2025-03-31T19:46:00Z">
        <w:r w:rsidRPr="181EF8F8">
          <w:rPr>
            <w:lang w:val="en-US"/>
          </w:rPr>
          <w:t>62.</w:t>
        </w:r>
        <w:r>
          <w:tab/>
        </w:r>
        <w:r w:rsidRPr="181EF8F8">
          <w:rPr>
            <w:lang w:val="en-US"/>
          </w:rPr>
          <w:t xml:space="preserve">Ikram MA, Vrooman HA, Vernooij MW, et al. Brain tissue volumes in relation to cognitive function and risk of dementia. </w:t>
        </w:r>
        <w:r w:rsidRPr="181EF8F8">
          <w:rPr>
            <w:i/>
            <w:iCs/>
            <w:lang w:val="en-US"/>
          </w:rPr>
          <w:t>Neurobiol Aging</w:t>
        </w:r>
        <w:r w:rsidRPr="181EF8F8">
          <w:rPr>
            <w:lang w:val="en-US"/>
          </w:rPr>
          <w:t>. 2010;31(3):378-386. doi:10.1016/j.neurobiolaging.2008.04.008</w:t>
        </w:r>
      </w:ins>
    </w:p>
    <w:p w14:paraId="4DE3D8F8" w14:textId="77777777" w:rsidR="007D7047" w:rsidRPr="007D7047" w:rsidRDefault="007D7047">
      <w:pPr>
        <w:pStyle w:val="Bibliography"/>
        <w:rPr>
          <w:ins w:id="1151" w:author="Sofia Fernandez Lozano" w:date="2025-03-31T19:46:00Z" w16du:dateUtc="2025-03-31T23:46:00Z"/>
        </w:rPr>
        <w:pPrChange w:id="1152" w:author="Sofia Fernandez Lozano" w:date="2025-03-31T19:46:00Z" w16du:dateUtc="2025-03-31T23:46:00Z">
          <w:pPr>
            <w:widowControl w:val="0"/>
            <w:autoSpaceDE w:val="0"/>
            <w:autoSpaceDN w:val="0"/>
            <w:adjustRightInd w:val="0"/>
            <w:spacing w:line="240" w:lineRule="auto"/>
          </w:pPr>
        </w:pPrChange>
      </w:pPr>
      <w:ins w:id="1153" w:author="Sofia Fernandez Lozano" w:date="2025-03-31T19:46:00Z" w16du:dateUtc="2025-03-31T23:46:00Z">
        <w:r w:rsidRPr="007D7047">
          <w:t>63.</w:t>
        </w:r>
        <w:r w:rsidRPr="007D7047">
          <w:tab/>
          <w:t xml:space="preserve">Jack CR, Petersen RC, Xu YC, et al. Medial Temporal Atrophy on MRI in Normal Aging and Very Mild Alzheimer’s Disease. </w:t>
        </w:r>
        <w:r w:rsidRPr="007D7047">
          <w:rPr>
            <w:i/>
            <w:iCs/>
          </w:rPr>
          <w:t>Neurology</w:t>
        </w:r>
        <w:r w:rsidRPr="007D7047">
          <w:t>. 1997;49(3):786-794.</w:t>
        </w:r>
      </w:ins>
    </w:p>
    <w:p w14:paraId="39078BBE" w14:textId="77777777" w:rsidR="007D7047" w:rsidRPr="007D7047" w:rsidRDefault="007D7047" w:rsidP="181EF8F8">
      <w:pPr>
        <w:pStyle w:val="Bibliography"/>
      </w:pPr>
      <w:ins w:id="1154" w:author="Sofia Fernandez Lozano" w:date="2025-03-31T19:46:00Z">
        <w:r w:rsidRPr="181EF8F8">
          <w:rPr>
            <w:lang w:val="en-US"/>
          </w:rPr>
          <w:t>64.</w:t>
        </w:r>
        <w:r>
          <w:tab/>
        </w:r>
        <w:r w:rsidRPr="181EF8F8">
          <w:rPr>
            <w:lang w:val="en-US"/>
          </w:rPr>
          <w:t xml:space="preserve">Pol LA van de, Hensel A, Barkhof F, Gertz HJ, Scheltens P, Flier WM van der. Hippocampal atrophy in Alzheimer disease: Age matters. </w:t>
        </w:r>
        <w:r w:rsidRPr="181EF8F8">
          <w:rPr>
            <w:i/>
            <w:iCs/>
            <w:lang w:val="en-US"/>
          </w:rPr>
          <w:t>Neurology</w:t>
        </w:r>
        <w:r w:rsidRPr="181EF8F8">
          <w:rPr>
            <w:lang w:val="en-US"/>
          </w:rPr>
          <w:t>. 2006;66(2):236-238. doi:10.1212/01.wnl.0000194240.47892.4d</w:t>
        </w:r>
      </w:ins>
    </w:p>
    <w:p w14:paraId="7188D635" w14:textId="77777777" w:rsidR="007D7047" w:rsidRPr="007D7047" w:rsidRDefault="007D7047">
      <w:pPr>
        <w:pStyle w:val="Bibliography"/>
        <w:rPr>
          <w:ins w:id="1155" w:author="Sofia Fernandez Lozano" w:date="2025-03-31T19:46:00Z" w16du:dateUtc="2025-03-31T23:46:00Z"/>
        </w:rPr>
        <w:pPrChange w:id="1156" w:author="Sofia Fernandez Lozano" w:date="2025-03-31T19:46:00Z" w16du:dateUtc="2025-03-31T23:46:00Z">
          <w:pPr>
            <w:widowControl w:val="0"/>
            <w:autoSpaceDE w:val="0"/>
            <w:autoSpaceDN w:val="0"/>
            <w:adjustRightInd w:val="0"/>
            <w:spacing w:line="240" w:lineRule="auto"/>
          </w:pPr>
        </w:pPrChange>
      </w:pPr>
      <w:ins w:id="1157" w:author="Sofia Fernandez Lozano" w:date="2025-03-31T19:46:00Z" w16du:dateUtc="2025-03-31T23:46:00Z">
        <w:r w:rsidRPr="007D7047">
          <w:t>65.</w:t>
        </w:r>
        <w:r w:rsidRPr="007D7047">
          <w:tab/>
          <w:t xml:space="preserve">Jack CR, Petersen RC, Xu Y, et al. Rates of Hippocampal Atrophy Correlate with Change in Clinical Status in Aging and AD. </w:t>
        </w:r>
        <w:r w:rsidRPr="007D7047">
          <w:rPr>
            <w:i/>
            <w:iCs/>
          </w:rPr>
          <w:t>Neurology</w:t>
        </w:r>
        <w:r w:rsidRPr="007D7047">
          <w:t>. 2000;55(4):484-489.</w:t>
        </w:r>
      </w:ins>
    </w:p>
    <w:p w14:paraId="298E9575" w14:textId="77777777" w:rsidR="007D7047" w:rsidRPr="007D7047" w:rsidRDefault="007D7047" w:rsidP="181EF8F8">
      <w:pPr>
        <w:pStyle w:val="Bibliography"/>
      </w:pPr>
      <w:ins w:id="1158" w:author="Sofia Fernandez Lozano" w:date="2025-03-31T19:46:00Z">
        <w:r w:rsidRPr="181EF8F8">
          <w:rPr>
            <w:lang w:val="en-US"/>
          </w:rPr>
          <w:t>66.</w:t>
        </w:r>
        <w:r>
          <w:tab/>
        </w:r>
        <w:r w:rsidRPr="181EF8F8">
          <w:rPr>
            <w:lang w:val="en-US"/>
          </w:rPr>
          <w:t xml:space="preserve">Morra JH, Tu Z, Apostolova LG, et al. Automated mapping of hippocampal atrophy in 1-year repeat MRI data from 490 subjects with Alzheimer’s disease, mild cognitive impairment, and elderly controls. </w:t>
        </w:r>
        <w:r w:rsidRPr="181EF8F8">
          <w:rPr>
            <w:i/>
            <w:iCs/>
            <w:lang w:val="en-US"/>
          </w:rPr>
          <w:t>NeuroImage</w:t>
        </w:r>
        <w:r w:rsidRPr="181EF8F8">
          <w:rPr>
            <w:lang w:val="en-US"/>
          </w:rPr>
          <w:t>. 2009;45(1 Suppl):S3-15. doi:10.1016/j.neuroimage.2008.10.043</w:t>
        </w:r>
      </w:ins>
    </w:p>
    <w:p w14:paraId="5E087A0D" w14:textId="77777777" w:rsidR="007D7047" w:rsidRPr="007D7047" w:rsidRDefault="007D7047">
      <w:pPr>
        <w:pStyle w:val="Bibliography"/>
        <w:rPr>
          <w:ins w:id="1159" w:author="Sofia Fernandez Lozano" w:date="2025-03-31T19:46:00Z" w16du:dateUtc="2025-03-31T23:46:00Z"/>
          <w:lang w:val="fr-CA"/>
          <w:rPrChange w:id="1160" w:author="Sofia Fernandez Lozano" w:date="2025-03-31T19:46:00Z" w16du:dateUtc="2025-03-31T23:46:00Z">
            <w:rPr>
              <w:ins w:id="1161" w:author="Sofia Fernandez Lozano" w:date="2025-03-31T19:46:00Z" w16du:dateUtc="2025-03-31T23:46:00Z"/>
            </w:rPr>
          </w:rPrChange>
        </w:rPr>
        <w:pPrChange w:id="1162" w:author="Sofia Fernandez Lozano" w:date="2025-03-31T19:46:00Z" w16du:dateUtc="2025-03-31T23:46:00Z">
          <w:pPr>
            <w:widowControl w:val="0"/>
            <w:autoSpaceDE w:val="0"/>
            <w:autoSpaceDN w:val="0"/>
            <w:adjustRightInd w:val="0"/>
            <w:spacing w:line="240" w:lineRule="auto"/>
          </w:pPr>
        </w:pPrChange>
      </w:pPr>
      <w:ins w:id="1163" w:author="Sofia Fernandez Lozano" w:date="2025-03-31T19:46:00Z" w16du:dateUtc="2025-03-31T23:46:00Z">
        <w:r w:rsidRPr="007D7047">
          <w:t>67.</w:t>
        </w:r>
        <w:r w:rsidRPr="007D7047">
          <w:tab/>
          <w:t xml:space="preserve">Wang PN, Liu HC, Lirng JF, Lin KN, Wu ZA. Accelerated hippocampal atrophy rates in stable and progressive amnestic mild cognitive impairment. </w:t>
        </w:r>
        <w:r w:rsidRPr="007D7047">
          <w:rPr>
            <w:i/>
            <w:iCs/>
            <w:lang w:val="fr-CA"/>
            <w:rPrChange w:id="1164" w:author="Sofia Fernandez Lozano" w:date="2025-03-31T19:46:00Z" w16du:dateUtc="2025-03-31T23:46:00Z">
              <w:rPr>
                <w:i/>
                <w:iCs/>
              </w:rPr>
            </w:rPrChange>
          </w:rPr>
          <w:t>Psychiatry Res Neuroimaging</w:t>
        </w:r>
        <w:r w:rsidRPr="007D7047">
          <w:rPr>
            <w:lang w:val="fr-CA"/>
            <w:rPrChange w:id="1165" w:author="Sofia Fernandez Lozano" w:date="2025-03-31T19:46:00Z" w16du:dateUtc="2025-03-31T23:46:00Z">
              <w:rPr/>
            </w:rPrChange>
          </w:rPr>
          <w:t>. 2009;171(3):221-231. doi:10.1016/j.pscychresns.2008.05.002</w:t>
        </w:r>
      </w:ins>
    </w:p>
    <w:p w14:paraId="063F28AE" w14:textId="77777777" w:rsidR="007D7047" w:rsidRPr="007D7047" w:rsidRDefault="007D7047">
      <w:pPr>
        <w:pStyle w:val="Bibliography"/>
        <w:rPr>
          <w:ins w:id="1166" w:author="Sofia Fernandez Lozano" w:date="2025-03-31T19:46:00Z" w16du:dateUtc="2025-03-31T23:46:00Z"/>
        </w:rPr>
        <w:pPrChange w:id="1167" w:author="Sofia Fernandez Lozano" w:date="2025-03-31T19:46:00Z" w16du:dateUtc="2025-03-31T23:46:00Z">
          <w:pPr>
            <w:widowControl w:val="0"/>
            <w:autoSpaceDE w:val="0"/>
            <w:autoSpaceDN w:val="0"/>
            <w:adjustRightInd w:val="0"/>
            <w:spacing w:line="240" w:lineRule="auto"/>
          </w:pPr>
        </w:pPrChange>
      </w:pPr>
      <w:ins w:id="1168" w:author="Sofia Fernandez Lozano" w:date="2025-03-31T19:46:00Z" w16du:dateUtc="2025-03-31T23:46:00Z">
        <w:r w:rsidRPr="007D7047">
          <w:rPr>
            <w:lang w:val="fr-CA"/>
            <w:rPrChange w:id="1169" w:author="Sofia Fernandez Lozano" w:date="2025-03-31T19:46:00Z" w16du:dateUtc="2025-03-31T23:46:00Z">
              <w:rPr/>
            </w:rPrChange>
          </w:rPr>
          <w:t>68.</w:t>
        </w:r>
        <w:r w:rsidRPr="007D7047">
          <w:rPr>
            <w:lang w:val="fr-CA"/>
            <w:rPrChange w:id="1170" w:author="Sofia Fernandez Lozano" w:date="2025-03-31T19:46:00Z" w16du:dateUtc="2025-03-31T23:46:00Z">
              <w:rPr/>
            </w:rPrChange>
          </w:rPr>
          <w:tab/>
          <w:t xml:space="preserve">Sudo FK, Souza AS de, Drummond C, et al. </w:t>
        </w:r>
        <w:r w:rsidRPr="007D7047">
          <w:t xml:space="preserve">Inter-method and anatomical correlates of episodic memory tests in the Alzheimer’s Disease spectrum. </w:t>
        </w:r>
        <w:r w:rsidRPr="007D7047">
          <w:rPr>
            <w:i/>
            <w:iCs/>
          </w:rPr>
          <w:t>PLOS ONE</w:t>
        </w:r>
        <w:r w:rsidRPr="007D7047">
          <w:t>. 2019;14(10):e0223731. doi:10.1371/journal.pone.0223731</w:t>
        </w:r>
      </w:ins>
    </w:p>
    <w:p w14:paraId="40085A87" w14:textId="77777777" w:rsidR="007D7047" w:rsidRPr="007D7047" w:rsidRDefault="007D7047" w:rsidP="181EF8F8">
      <w:pPr>
        <w:pStyle w:val="Bibliography"/>
      </w:pPr>
      <w:ins w:id="1171" w:author="Sofia Fernandez Lozano" w:date="2025-03-31T19:46:00Z">
        <w:r w:rsidRPr="181EF8F8">
          <w:rPr>
            <w:lang w:val="en-US"/>
          </w:rPr>
          <w:t>69.</w:t>
        </w:r>
        <w:r>
          <w:tab/>
        </w:r>
        <w:r w:rsidRPr="181EF8F8">
          <w:rPr>
            <w:lang w:val="en-US"/>
          </w:rPr>
          <w:t xml:space="preserve">Wang X, Zhou W, Ye T, Lin X, Zhang J, the Alzheimer’s Disease Neuroimaging Initiative. The Relationship Between Hippocampal Volumes and Delayed Recall Is Modified by APOE ε4 in Mild Cognitive Impairment. </w:t>
        </w:r>
        <w:r w:rsidRPr="181EF8F8">
          <w:rPr>
            <w:i/>
            <w:iCs/>
            <w:lang w:val="en-US"/>
          </w:rPr>
          <w:t>Front Aging Neurosci</w:t>
        </w:r>
        <w:r w:rsidRPr="181EF8F8">
          <w:rPr>
            <w:lang w:val="en-US"/>
          </w:rPr>
          <w:t>. 2019;11. Accessed November 20, 2023. https://www.frontiersin.org/articles/10.3389/fnagi.2019.00036</w:t>
        </w:r>
      </w:ins>
    </w:p>
    <w:p w14:paraId="1B85B32E" w14:textId="77777777" w:rsidR="007D7047" w:rsidRPr="007D7047" w:rsidRDefault="007D7047" w:rsidP="181EF8F8">
      <w:pPr>
        <w:pStyle w:val="Bibliography"/>
      </w:pPr>
      <w:ins w:id="1172" w:author="Sofia Fernandez Lozano" w:date="2025-03-31T19:46:00Z">
        <w:r w:rsidRPr="181EF8F8">
          <w:rPr>
            <w:lang w:val="en-US"/>
          </w:rPr>
          <w:t>70.</w:t>
        </w:r>
        <w:r>
          <w:tab/>
        </w:r>
        <w:r w:rsidRPr="181EF8F8">
          <w:rPr>
            <w:lang w:val="en-US"/>
          </w:rPr>
          <w:t xml:space="preserve">Morse CK. Does Variability Increase With Age? An Archival Study of Cognitive Measures. </w:t>
        </w:r>
        <w:r w:rsidRPr="181EF8F8">
          <w:rPr>
            <w:i/>
            <w:iCs/>
            <w:lang w:val="en-US"/>
          </w:rPr>
          <w:t>Psychol Aging</w:t>
        </w:r>
        <w:r w:rsidRPr="181EF8F8">
          <w:rPr>
            <w:lang w:val="en-US"/>
          </w:rPr>
          <w:t>. 1993;8(2):156-164. doi:10.1037/0882-7974.8.2.156</w:t>
        </w:r>
      </w:ins>
    </w:p>
    <w:p w14:paraId="73379FC9" w14:textId="77777777" w:rsidR="007D7047" w:rsidRPr="007D7047" w:rsidRDefault="007D7047" w:rsidP="181EF8F8">
      <w:pPr>
        <w:pStyle w:val="Bibliography"/>
      </w:pPr>
      <w:ins w:id="1173" w:author="Sofia Fernandez Lozano" w:date="2025-03-31T19:46:00Z">
        <w:r w:rsidRPr="181EF8F8">
          <w:rPr>
            <w:lang w:val="en-US"/>
          </w:rPr>
          <w:t>71.</w:t>
        </w:r>
        <w:r>
          <w:tab/>
        </w:r>
        <w:r w:rsidRPr="181EF8F8">
          <w:rPr>
            <w:lang w:val="en-US"/>
          </w:rPr>
          <w:t xml:space="preserve">Nelson EA, Dannefer D. Aged Heterogeneity: Fact or Fiction? The Fate of Diversity in Gerontological Research1. </w:t>
        </w:r>
        <w:r w:rsidRPr="181EF8F8">
          <w:rPr>
            <w:i/>
            <w:iCs/>
            <w:lang w:val="en-US"/>
          </w:rPr>
          <w:t>The Gerontologist</w:t>
        </w:r>
        <w:r w:rsidRPr="181EF8F8">
          <w:rPr>
            <w:lang w:val="en-US"/>
          </w:rPr>
          <w:t>. 1992;32(1):17-23. doi:10.1093/geront/32.1.17</w:t>
        </w:r>
      </w:ins>
    </w:p>
    <w:p w14:paraId="37F9C513" w14:textId="77777777" w:rsidR="007D7047" w:rsidRPr="007D7047" w:rsidRDefault="007D7047">
      <w:pPr>
        <w:pStyle w:val="Bibliography"/>
        <w:rPr>
          <w:ins w:id="1174" w:author="Sofia Fernandez Lozano" w:date="2025-03-31T19:46:00Z" w16du:dateUtc="2025-03-31T23:46:00Z"/>
          <w:lang w:val="fr-CA"/>
          <w:rPrChange w:id="1175" w:author="Sofia Fernandez Lozano" w:date="2025-03-31T19:46:00Z" w16du:dateUtc="2025-03-31T23:46:00Z">
            <w:rPr>
              <w:ins w:id="1176" w:author="Sofia Fernandez Lozano" w:date="2025-03-31T19:46:00Z" w16du:dateUtc="2025-03-31T23:46:00Z"/>
            </w:rPr>
          </w:rPrChange>
        </w:rPr>
        <w:pPrChange w:id="1177" w:author="Sofia Fernandez Lozano" w:date="2025-03-31T19:46:00Z" w16du:dateUtc="2025-03-31T23:46:00Z">
          <w:pPr>
            <w:widowControl w:val="0"/>
            <w:autoSpaceDE w:val="0"/>
            <w:autoSpaceDN w:val="0"/>
            <w:adjustRightInd w:val="0"/>
            <w:spacing w:line="240" w:lineRule="auto"/>
          </w:pPr>
        </w:pPrChange>
      </w:pPr>
      <w:ins w:id="1178" w:author="Sofia Fernandez Lozano" w:date="2025-03-31T19:46:00Z" w16du:dateUtc="2025-03-31T23:46:00Z">
        <w:r w:rsidRPr="007D7047">
          <w:t>72.</w:t>
        </w:r>
        <w:r w:rsidRPr="007D7047">
          <w:tab/>
          <w:t xml:space="preserve">Verhaeghen P, Marcoen A. Memory Aging and the Increasing Diversity Hypothesis: Empirical Evidence. </w:t>
        </w:r>
        <w:r w:rsidRPr="007D7047">
          <w:rPr>
            <w:i/>
            <w:iCs/>
            <w:lang w:val="fr-CA"/>
            <w:rPrChange w:id="1179" w:author="Sofia Fernandez Lozano" w:date="2025-03-31T19:46:00Z" w16du:dateUtc="2025-03-31T23:46:00Z">
              <w:rPr>
                <w:i/>
                <w:iCs/>
              </w:rPr>
            </w:rPrChange>
          </w:rPr>
          <w:t>Psychol Belg</w:t>
        </w:r>
        <w:r w:rsidRPr="007D7047">
          <w:rPr>
            <w:lang w:val="fr-CA"/>
            <w:rPrChange w:id="1180" w:author="Sofia Fernandez Lozano" w:date="2025-03-31T19:46:00Z" w16du:dateUtc="2025-03-31T23:46:00Z">
              <w:rPr/>
            </w:rPrChange>
          </w:rPr>
          <w:t>. 1990;30(1-2):167-176. doi:10.5334/PB.807</w:t>
        </w:r>
      </w:ins>
    </w:p>
    <w:p w14:paraId="040A48D7" w14:textId="77777777" w:rsidR="007D7047" w:rsidRPr="007D7047" w:rsidRDefault="007D7047">
      <w:pPr>
        <w:pStyle w:val="Bibliography"/>
        <w:rPr>
          <w:ins w:id="1181" w:author="Sofia Fernandez Lozano" w:date="2025-03-31T19:46:00Z" w16du:dateUtc="2025-03-31T23:46:00Z"/>
        </w:rPr>
        <w:pPrChange w:id="1182" w:author="Sofia Fernandez Lozano" w:date="2025-03-31T19:46:00Z" w16du:dateUtc="2025-03-31T23:46:00Z">
          <w:pPr>
            <w:widowControl w:val="0"/>
            <w:autoSpaceDE w:val="0"/>
            <w:autoSpaceDN w:val="0"/>
            <w:adjustRightInd w:val="0"/>
            <w:spacing w:line="240" w:lineRule="auto"/>
          </w:pPr>
        </w:pPrChange>
      </w:pPr>
      <w:ins w:id="1183" w:author="Sofia Fernandez Lozano" w:date="2025-03-31T19:46:00Z" w16du:dateUtc="2025-03-31T23:46:00Z">
        <w:r w:rsidRPr="007D7047">
          <w:rPr>
            <w:lang w:val="fr-CA"/>
            <w:rPrChange w:id="1184" w:author="Sofia Fernandez Lozano" w:date="2025-03-31T19:46:00Z" w16du:dateUtc="2025-03-31T23:46:00Z">
              <w:rPr/>
            </w:rPrChange>
          </w:rPr>
          <w:t>73.</w:t>
        </w:r>
        <w:r w:rsidRPr="007D7047">
          <w:rPr>
            <w:lang w:val="fr-CA"/>
            <w:rPrChange w:id="1185" w:author="Sofia Fernandez Lozano" w:date="2025-03-31T19:46:00Z" w16du:dateUtc="2025-03-31T23:46:00Z">
              <w:rPr/>
            </w:rPrChange>
          </w:rPr>
          <w:tab/>
          <w:t xml:space="preserve">Wilson RS, Beckett LA, Barnes LL, et al. </w:t>
        </w:r>
        <w:r w:rsidRPr="007D7047">
          <w:t xml:space="preserve">Individual differences in rates of change in cognitive abilities of older persons. </w:t>
        </w:r>
        <w:r w:rsidRPr="007D7047">
          <w:rPr>
            <w:i/>
            <w:iCs/>
          </w:rPr>
          <w:t>Psychol Aging</w:t>
        </w:r>
        <w:r w:rsidRPr="007D7047">
          <w:t>. 2002;17(2):179-193. doi:10.1037/0882-7974.17.2.179</w:t>
        </w:r>
      </w:ins>
    </w:p>
    <w:p w14:paraId="199918E7" w14:textId="77777777" w:rsidR="007D7047" w:rsidRPr="007D7047" w:rsidRDefault="007D7047" w:rsidP="181EF8F8">
      <w:pPr>
        <w:pStyle w:val="Bibliography"/>
      </w:pPr>
      <w:ins w:id="1186" w:author="Sofia Fernandez Lozano" w:date="2025-03-31T19:46:00Z">
        <w:r w:rsidRPr="181EF8F8">
          <w:rPr>
            <w:lang w:val="en-US"/>
          </w:rPr>
          <w:t>74.</w:t>
        </w:r>
        <w:r>
          <w:tab/>
        </w:r>
        <w:r w:rsidRPr="181EF8F8">
          <w:rPr>
            <w:lang w:val="en-US"/>
          </w:rPr>
          <w:t xml:space="preserve">Kueper JK, Speechley M, Montero-Odasso M. The Alzheimer’s Disease Assessment Scale-Cognitive Subscale (ADAS-Cog): Modifications and Responsiveness in Pre-Dementia Populations. A Narrative Review. </w:t>
        </w:r>
        <w:r w:rsidRPr="181EF8F8">
          <w:rPr>
            <w:i/>
            <w:iCs/>
            <w:lang w:val="en-US"/>
          </w:rPr>
          <w:t>J Alzheimers Dis JAD</w:t>
        </w:r>
        <w:r w:rsidRPr="181EF8F8">
          <w:rPr>
            <w:lang w:val="en-US"/>
          </w:rPr>
          <w:t>. 2018;63(2):423-444. doi:10.3233/JAD-170991</w:t>
        </w:r>
      </w:ins>
    </w:p>
    <w:p w14:paraId="215D239F" w14:textId="77777777" w:rsidR="007D7047" w:rsidRPr="007D7047" w:rsidRDefault="007D7047" w:rsidP="181EF8F8">
      <w:pPr>
        <w:pStyle w:val="Bibliography"/>
      </w:pPr>
      <w:ins w:id="1187" w:author="Sofia Fernandez Lozano" w:date="2025-03-31T19:46:00Z">
        <w:r w:rsidRPr="181EF8F8">
          <w:rPr>
            <w:lang w:val="en-US"/>
          </w:rPr>
          <w:t>75.</w:t>
        </w:r>
        <w:r>
          <w:tab/>
        </w:r>
        <w:r w:rsidRPr="181EF8F8">
          <w:rPr>
            <w:lang w:val="en-US"/>
          </w:rPr>
          <w:t xml:space="preserve">Vipin A, Foo HJL, Lim JKW, et al. Regional White Matter Hyperintensity Influences Grey Matter Atrophy in Mild Cognitive Impairment. </w:t>
        </w:r>
        <w:r w:rsidRPr="181EF8F8">
          <w:rPr>
            <w:i/>
            <w:iCs/>
            <w:lang w:val="en-US"/>
          </w:rPr>
          <w:t>J Alzheimers Dis JAD</w:t>
        </w:r>
        <w:r w:rsidRPr="181EF8F8">
          <w:rPr>
            <w:lang w:val="en-US"/>
          </w:rPr>
          <w:t>. 2018;66(2):533-549. doi:10.3233/JAD-180280</w:t>
        </w:r>
      </w:ins>
    </w:p>
    <w:p w14:paraId="0D2C4C1A" w14:textId="77777777" w:rsidR="007D7047" w:rsidRPr="007D7047" w:rsidRDefault="007D7047" w:rsidP="181EF8F8">
      <w:pPr>
        <w:pStyle w:val="Bibliography"/>
      </w:pPr>
      <w:ins w:id="1188" w:author="Sofia Fernandez Lozano" w:date="2025-03-31T19:46:00Z">
        <w:r w:rsidRPr="181EF8F8">
          <w:rPr>
            <w:lang w:val="en-US"/>
          </w:rPr>
          <w:t>76.</w:t>
        </w:r>
        <w:r>
          <w:tab/>
        </w:r>
        <w:r w:rsidRPr="181EF8F8">
          <w:rPr>
            <w:lang w:val="en-US"/>
          </w:rPr>
          <w:t xml:space="preserve">Peng GP, Feng Z, He FP, et al. Correlation of hippocampal volume and cognitive performances in patients with either mild cognitive impairment or Alzheimer’s disease. </w:t>
        </w:r>
        <w:r w:rsidRPr="181EF8F8">
          <w:rPr>
            <w:i/>
            <w:iCs/>
            <w:lang w:val="en-US"/>
          </w:rPr>
          <w:t>CNS Neurosci Ther</w:t>
        </w:r>
        <w:r w:rsidRPr="181EF8F8">
          <w:rPr>
            <w:lang w:val="en-US"/>
          </w:rPr>
          <w:t>. 2015;21(1):15-22. doi:10.1111/cns.12317</w:t>
        </w:r>
      </w:ins>
    </w:p>
    <w:p w14:paraId="777043E7" w14:textId="77777777" w:rsidR="007D7047" w:rsidRPr="007D7047" w:rsidRDefault="007D7047">
      <w:pPr>
        <w:pStyle w:val="Bibliography"/>
        <w:rPr>
          <w:ins w:id="1189" w:author="Sofia Fernandez Lozano" w:date="2025-03-31T19:46:00Z" w16du:dateUtc="2025-03-31T23:46:00Z"/>
        </w:rPr>
        <w:pPrChange w:id="1190" w:author="Sofia Fernandez Lozano" w:date="2025-03-31T19:46:00Z" w16du:dateUtc="2025-03-31T23:46:00Z">
          <w:pPr>
            <w:widowControl w:val="0"/>
            <w:autoSpaceDE w:val="0"/>
            <w:autoSpaceDN w:val="0"/>
            <w:adjustRightInd w:val="0"/>
            <w:spacing w:line="240" w:lineRule="auto"/>
          </w:pPr>
        </w:pPrChange>
      </w:pPr>
      <w:ins w:id="1191" w:author="Sofia Fernandez Lozano" w:date="2025-03-31T19:46:00Z" w16du:dateUtc="2025-03-31T23:46:00Z">
        <w:r w:rsidRPr="007D7047">
          <w:t>77.</w:t>
        </w:r>
        <w:r w:rsidRPr="007D7047">
          <w:tab/>
          <w:t xml:space="preserve">Morrison C, Dadar M, Shafiee N, Collins DL. Hippocampal grading provides higher classification accuracy for those in the AD trajectory than hippocampal volume. </w:t>
        </w:r>
        <w:r w:rsidRPr="007D7047">
          <w:rPr>
            <w:i/>
            <w:iCs/>
          </w:rPr>
          <w:t>Hum Brain Mapp</w:t>
        </w:r>
        <w:r w:rsidRPr="007D7047">
          <w:t>. 2023;44(12):4623-4633. doi:10.1002/hbm.26407</w:t>
        </w:r>
      </w:ins>
    </w:p>
    <w:p w14:paraId="28E9F98B" w14:textId="77777777" w:rsidR="007D7047" w:rsidRPr="007D7047" w:rsidRDefault="007D7047">
      <w:pPr>
        <w:pStyle w:val="Bibliography"/>
        <w:rPr>
          <w:ins w:id="1192" w:author="Sofia Fernandez Lozano" w:date="2025-03-31T19:46:00Z" w16du:dateUtc="2025-03-31T23:46:00Z"/>
        </w:rPr>
        <w:pPrChange w:id="1193" w:author="Sofia Fernandez Lozano" w:date="2025-03-31T19:46:00Z" w16du:dateUtc="2025-03-31T23:46:00Z">
          <w:pPr>
            <w:widowControl w:val="0"/>
            <w:autoSpaceDE w:val="0"/>
            <w:autoSpaceDN w:val="0"/>
            <w:adjustRightInd w:val="0"/>
            <w:spacing w:line="240" w:lineRule="auto"/>
          </w:pPr>
        </w:pPrChange>
      </w:pPr>
      <w:ins w:id="1194" w:author="Sofia Fernandez Lozano" w:date="2025-03-31T19:46:00Z" w16du:dateUtc="2025-03-31T23:46:00Z">
        <w:r w:rsidRPr="007D7047">
          <w:t>78.</w:t>
        </w:r>
        <w:r w:rsidRPr="007D7047">
          <w:tab/>
          <w:t xml:space="preserve">Morrison C, Dadar M, Shafiee N, Collins DL, For Alzheimer’s Disease Neuroimaging Initiative. The use of hippocampal grading as a biomarker for preclinical and prodromal Alzheimer’s disease. </w:t>
        </w:r>
        <w:r w:rsidRPr="007D7047">
          <w:rPr>
            <w:i/>
            <w:iCs/>
          </w:rPr>
          <w:t>Hum Brain Mapp</w:t>
        </w:r>
        <w:r w:rsidRPr="007D7047">
          <w:t>. 2023;44(8):3147-3157. doi:10.1002/hbm.26269</w:t>
        </w:r>
      </w:ins>
    </w:p>
    <w:p w14:paraId="00586906" w14:textId="16DF0C82" w:rsidR="00795ED5" w:rsidRPr="00A23EAC" w:rsidDel="00A23EAC" w:rsidRDefault="00795ED5" w:rsidP="5310D86D">
      <w:pPr>
        <w:pStyle w:val="Bibliography"/>
        <w:rPr>
          <w:del w:id="1195" w:author="Sofia Fernandez Lozano" w:date="2025-03-31T19:41:00Z" w16du:dateUtc="2025-03-31T23:41:00Z"/>
        </w:rPr>
      </w:pPr>
    </w:p>
    <w:p w14:paraId="5AC1C94B" w14:textId="5D0CE7F2" w:rsidR="00795ED5" w:rsidRPr="00A23EAC" w:rsidDel="00A23EAC" w:rsidRDefault="00795ED5" w:rsidP="5310D86D">
      <w:pPr>
        <w:pStyle w:val="Bibliography"/>
        <w:rPr>
          <w:del w:id="1196" w:author="Sofia Fernandez Lozano" w:date="2025-03-31T19:41:00Z" w16du:dateUtc="2025-03-31T23:41:00Z"/>
        </w:rPr>
      </w:pPr>
    </w:p>
    <w:p w14:paraId="57543257" w14:textId="3ECD68D2" w:rsidR="00795ED5" w:rsidRPr="00A23EAC" w:rsidDel="00A23EAC" w:rsidRDefault="00795ED5" w:rsidP="5310D86D">
      <w:pPr>
        <w:pStyle w:val="Bibliography"/>
        <w:rPr>
          <w:del w:id="1197" w:author="Sofia Fernandez Lozano" w:date="2025-03-31T19:41:00Z" w16du:dateUtc="2025-03-31T23:41:00Z"/>
        </w:rPr>
      </w:pPr>
    </w:p>
    <w:p w14:paraId="541C11A4" w14:textId="1DBEA772" w:rsidR="00795ED5" w:rsidRPr="00A23EAC" w:rsidDel="00A23EAC" w:rsidRDefault="00795ED5" w:rsidP="5310D86D">
      <w:pPr>
        <w:pStyle w:val="Bibliography"/>
        <w:rPr>
          <w:del w:id="1198" w:author="Sofia Fernandez Lozano" w:date="2025-03-31T19:41:00Z" w16du:dateUtc="2025-03-31T23:41:00Z"/>
        </w:rPr>
      </w:pPr>
    </w:p>
    <w:p w14:paraId="1F13436F" w14:textId="23B330DD" w:rsidR="00795ED5" w:rsidRPr="00A23EAC" w:rsidDel="00A23EAC" w:rsidRDefault="00795ED5" w:rsidP="5310D86D">
      <w:pPr>
        <w:pStyle w:val="Bibliography"/>
        <w:rPr>
          <w:del w:id="1199" w:author="Sofia Fernandez Lozano" w:date="2025-03-31T19:41:00Z" w16du:dateUtc="2025-03-31T23:41:00Z"/>
        </w:rPr>
      </w:pPr>
    </w:p>
    <w:p w14:paraId="230F016B" w14:textId="5AD6DE39" w:rsidR="00795ED5" w:rsidRPr="00A23EAC" w:rsidDel="00A23EAC" w:rsidRDefault="00795ED5" w:rsidP="5310D86D">
      <w:pPr>
        <w:pStyle w:val="Bibliography"/>
        <w:rPr>
          <w:del w:id="1200" w:author="Sofia Fernandez Lozano" w:date="2025-03-31T19:41:00Z" w16du:dateUtc="2025-03-31T23:41:00Z"/>
        </w:rPr>
      </w:pPr>
    </w:p>
    <w:p w14:paraId="334B87A4" w14:textId="4B041A5A" w:rsidR="00795ED5" w:rsidRPr="00A23EAC" w:rsidDel="00A23EAC" w:rsidRDefault="00795ED5" w:rsidP="5310D86D">
      <w:pPr>
        <w:pStyle w:val="Bibliography"/>
        <w:rPr>
          <w:del w:id="1201" w:author="Sofia Fernandez Lozano" w:date="2025-03-31T19:41:00Z" w16du:dateUtc="2025-03-31T23:41:00Z"/>
          <w:rPrChange w:id="1202" w:author="Sofia Fernandez Lozano" w:date="2025-03-31T19:41:00Z" w16du:dateUtc="2025-03-31T23:41:00Z">
            <w:rPr>
              <w:del w:id="1203" w:author="Sofia Fernandez Lozano" w:date="2025-03-31T19:41:00Z" w16du:dateUtc="2025-03-31T23:41:00Z"/>
              <w:lang w:val="en-US"/>
            </w:rPr>
          </w:rPrChange>
        </w:rPr>
      </w:pPr>
    </w:p>
    <w:p w14:paraId="739F7E1C" w14:textId="660A8754" w:rsidR="00795ED5" w:rsidRPr="00A23EAC" w:rsidDel="00A23EAC" w:rsidRDefault="00795ED5" w:rsidP="5310D86D">
      <w:pPr>
        <w:pStyle w:val="Bibliography"/>
        <w:rPr>
          <w:del w:id="1204" w:author="Sofia Fernandez Lozano" w:date="2025-03-31T19:41:00Z" w16du:dateUtc="2025-03-31T23:41:00Z"/>
        </w:rPr>
      </w:pPr>
    </w:p>
    <w:p w14:paraId="48B5E8B7" w14:textId="6AFA3661" w:rsidR="00795ED5" w:rsidRPr="00A23EAC" w:rsidDel="00A23EAC" w:rsidRDefault="00795ED5" w:rsidP="5310D86D">
      <w:pPr>
        <w:pStyle w:val="Bibliography"/>
        <w:rPr>
          <w:del w:id="1205" w:author="Sofia Fernandez Lozano" w:date="2025-03-31T19:41:00Z" w16du:dateUtc="2025-03-31T23:41:00Z"/>
        </w:rPr>
      </w:pPr>
    </w:p>
    <w:p w14:paraId="6D3CBCD7" w14:textId="7B58E352" w:rsidR="00795ED5" w:rsidRPr="00A23EAC" w:rsidDel="00A23EAC" w:rsidRDefault="00795ED5" w:rsidP="5310D86D">
      <w:pPr>
        <w:pStyle w:val="Bibliography"/>
        <w:rPr>
          <w:del w:id="1206" w:author="Sofia Fernandez Lozano" w:date="2025-03-31T19:41:00Z" w16du:dateUtc="2025-03-31T23:41:00Z"/>
        </w:rPr>
      </w:pPr>
    </w:p>
    <w:p w14:paraId="4E256EE1" w14:textId="0563173E" w:rsidR="00795ED5" w:rsidRPr="00A23EAC" w:rsidDel="00A23EAC" w:rsidRDefault="00795ED5" w:rsidP="5310D86D">
      <w:pPr>
        <w:pStyle w:val="Bibliography"/>
        <w:rPr>
          <w:del w:id="1207" w:author="Sofia Fernandez Lozano" w:date="2025-03-31T19:41:00Z" w16du:dateUtc="2025-03-31T23:41:00Z"/>
        </w:rPr>
      </w:pPr>
    </w:p>
    <w:p w14:paraId="0D1B8170" w14:textId="6A4AADEA" w:rsidR="00795ED5" w:rsidRPr="00A23EAC" w:rsidDel="00A23EAC" w:rsidRDefault="00795ED5" w:rsidP="5310D86D">
      <w:pPr>
        <w:pStyle w:val="Bibliography"/>
        <w:rPr>
          <w:del w:id="1208" w:author="Sofia Fernandez Lozano" w:date="2025-03-31T19:41:00Z" w16du:dateUtc="2025-03-31T23:41:00Z"/>
        </w:rPr>
      </w:pPr>
    </w:p>
    <w:p w14:paraId="7341550A" w14:textId="398F0BAE" w:rsidR="00795ED5" w:rsidRPr="00A23EAC" w:rsidDel="00A23EAC" w:rsidRDefault="00795ED5" w:rsidP="5310D86D">
      <w:pPr>
        <w:pStyle w:val="Bibliography"/>
        <w:rPr>
          <w:del w:id="1209" w:author="Sofia Fernandez Lozano" w:date="2025-03-31T19:41:00Z" w16du:dateUtc="2025-03-31T23:41:00Z"/>
        </w:rPr>
      </w:pPr>
    </w:p>
    <w:p w14:paraId="2C68590B" w14:textId="10090632" w:rsidR="00795ED5" w:rsidRPr="00A23EAC" w:rsidDel="00A23EAC" w:rsidRDefault="00795ED5" w:rsidP="5310D86D">
      <w:pPr>
        <w:pStyle w:val="Bibliography"/>
        <w:rPr>
          <w:del w:id="1210" w:author="Sofia Fernandez Lozano" w:date="2025-03-31T19:41:00Z" w16du:dateUtc="2025-03-31T23:41:00Z"/>
        </w:rPr>
      </w:pPr>
    </w:p>
    <w:p w14:paraId="64586E23" w14:textId="3001F84C" w:rsidR="00795ED5" w:rsidRPr="00A23EAC" w:rsidDel="00A23EAC" w:rsidRDefault="00795ED5" w:rsidP="5310D86D">
      <w:pPr>
        <w:pStyle w:val="Bibliography"/>
        <w:rPr>
          <w:del w:id="1211" w:author="Sofia Fernandez Lozano" w:date="2025-03-31T19:41:00Z" w16du:dateUtc="2025-03-31T23:41:00Z"/>
        </w:rPr>
      </w:pPr>
    </w:p>
    <w:p w14:paraId="4836493C" w14:textId="2CD44737" w:rsidR="00795ED5" w:rsidRPr="00A23EAC" w:rsidDel="00A23EAC" w:rsidRDefault="00795ED5" w:rsidP="5310D86D">
      <w:pPr>
        <w:pStyle w:val="Bibliography"/>
        <w:rPr>
          <w:del w:id="1212" w:author="Sofia Fernandez Lozano" w:date="2025-03-31T19:41:00Z" w16du:dateUtc="2025-03-31T23:41:00Z"/>
        </w:rPr>
      </w:pPr>
    </w:p>
    <w:p w14:paraId="65A46C38" w14:textId="456FF08C" w:rsidR="00795ED5" w:rsidRPr="00A23EAC" w:rsidDel="00A23EAC" w:rsidRDefault="00795ED5" w:rsidP="5310D86D">
      <w:pPr>
        <w:pStyle w:val="Bibliography"/>
        <w:rPr>
          <w:del w:id="1213" w:author="Sofia Fernandez Lozano" w:date="2025-03-31T19:41:00Z" w16du:dateUtc="2025-03-31T23:41:00Z"/>
        </w:rPr>
      </w:pPr>
    </w:p>
    <w:p w14:paraId="6218A91C" w14:textId="47952A0C" w:rsidR="00A42683" w:rsidRPr="00A23EAC" w:rsidDel="00A23EAC" w:rsidRDefault="00A42683" w:rsidP="5310D86D">
      <w:pPr>
        <w:pStyle w:val="Bibliography"/>
        <w:rPr>
          <w:del w:id="1214" w:author="Sofia Fernandez Lozano" w:date="2025-03-31T19:41:00Z" w16du:dateUtc="2025-03-31T23:41:00Z"/>
        </w:rPr>
      </w:pPr>
    </w:p>
    <w:p w14:paraId="4D5B6165" w14:textId="4AF7BF62" w:rsidR="00A42683" w:rsidRPr="00A23EAC" w:rsidDel="00A23EAC" w:rsidRDefault="00A42683" w:rsidP="5310D86D">
      <w:pPr>
        <w:pStyle w:val="Bibliography"/>
        <w:rPr>
          <w:del w:id="1215" w:author="Sofia Fernandez Lozano" w:date="2025-03-31T19:41:00Z" w16du:dateUtc="2025-03-31T23:41:00Z"/>
        </w:rPr>
      </w:pPr>
    </w:p>
    <w:p w14:paraId="58DF6B26" w14:textId="3F741C1C" w:rsidR="00A42683" w:rsidRPr="00A23EAC" w:rsidDel="00A23EAC" w:rsidRDefault="00A42683" w:rsidP="5310D86D">
      <w:pPr>
        <w:pStyle w:val="Bibliography"/>
        <w:rPr>
          <w:del w:id="1216" w:author="Sofia Fernandez Lozano" w:date="2025-03-31T19:41:00Z" w16du:dateUtc="2025-03-31T23:41:00Z"/>
        </w:rPr>
      </w:pPr>
    </w:p>
    <w:p w14:paraId="0E1E87CB" w14:textId="10642448" w:rsidR="00A42683" w:rsidRPr="00A23EAC" w:rsidDel="00A23EAC" w:rsidRDefault="00A42683" w:rsidP="5310D86D">
      <w:pPr>
        <w:pStyle w:val="Bibliography"/>
        <w:rPr>
          <w:del w:id="1217" w:author="Sofia Fernandez Lozano" w:date="2025-03-31T19:41:00Z" w16du:dateUtc="2025-03-31T23:41:00Z"/>
        </w:rPr>
      </w:pPr>
    </w:p>
    <w:p w14:paraId="0CAD3D8D" w14:textId="1E04E460" w:rsidR="00A42683" w:rsidRPr="00A23EAC" w:rsidDel="00A23EAC" w:rsidRDefault="00A42683" w:rsidP="5310D86D">
      <w:pPr>
        <w:pStyle w:val="Bibliography"/>
        <w:rPr>
          <w:del w:id="1218" w:author="Sofia Fernandez Lozano" w:date="2025-03-31T19:41:00Z" w16du:dateUtc="2025-03-31T23:41:00Z"/>
        </w:rPr>
      </w:pPr>
    </w:p>
    <w:p w14:paraId="09F8C4AC" w14:textId="77C596CD" w:rsidR="00A42683" w:rsidRPr="00A23EAC" w:rsidDel="00A23EAC" w:rsidRDefault="00A42683" w:rsidP="5310D86D">
      <w:pPr>
        <w:pStyle w:val="Bibliography"/>
        <w:rPr>
          <w:del w:id="1219" w:author="Sofia Fernandez Lozano" w:date="2025-03-31T19:41:00Z" w16du:dateUtc="2025-03-31T23:41:00Z"/>
        </w:rPr>
      </w:pPr>
    </w:p>
    <w:p w14:paraId="6675500E" w14:textId="24BC64C3" w:rsidR="00A42683" w:rsidRPr="00A23EAC" w:rsidDel="00A23EAC" w:rsidRDefault="00A42683" w:rsidP="5310D86D">
      <w:pPr>
        <w:pStyle w:val="Bibliography"/>
        <w:rPr>
          <w:del w:id="1220" w:author="Sofia Fernandez Lozano" w:date="2025-03-31T19:41:00Z" w16du:dateUtc="2025-03-31T23:41:00Z"/>
        </w:rPr>
      </w:pPr>
    </w:p>
    <w:p w14:paraId="697064D5" w14:textId="51432042" w:rsidR="00A42683" w:rsidRPr="00A23EAC" w:rsidDel="00A23EAC" w:rsidRDefault="00A42683" w:rsidP="5310D86D">
      <w:pPr>
        <w:pStyle w:val="Bibliography"/>
        <w:rPr>
          <w:del w:id="1221" w:author="Sofia Fernandez Lozano" w:date="2025-03-31T19:41:00Z" w16du:dateUtc="2025-03-31T23:41:00Z"/>
        </w:rPr>
      </w:pPr>
    </w:p>
    <w:p w14:paraId="41585BB1" w14:textId="25E799DD" w:rsidR="00A42683" w:rsidRPr="00A23EAC" w:rsidDel="00A23EAC" w:rsidRDefault="00A42683" w:rsidP="5310D86D">
      <w:pPr>
        <w:pStyle w:val="Bibliography"/>
        <w:rPr>
          <w:del w:id="1222" w:author="Sofia Fernandez Lozano" w:date="2025-03-31T19:41:00Z" w16du:dateUtc="2025-03-31T23:41:00Z"/>
        </w:rPr>
      </w:pPr>
    </w:p>
    <w:p w14:paraId="75C27B5A" w14:textId="25821C19" w:rsidR="00A42683" w:rsidRPr="00A23EAC" w:rsidDel="00A23EAC" w:rsidRDefault="00A42683" w:rsidP="5310D86D">
      <w:pPr>
        <w:pStyle w:val="Bibliography"/>
        <w:rPr>
          <w:del w:id="1223" w:author="Sofia Fernandez Lozano" w:date="2025-03-31T19:41:00Z" w16du:dateUtc="2025-03-31T23:41:00Z"/>
        </w:rPr>
      </w:pPr>
    </w:p>
    <w:p w14:paraId="41032022" w14:textId="11CD36F4" w:rsidR="00A42683" w:rsidRPr="00A23EAC" w:rsidDel="00A23EAC" w:rsidRDefault="00A42683" w:rsidP="5310D86D">
      <w:pPr>
        <w:pStyle w:val="Bibliography"/>
        <w:rPr>
          <w:del w:id="1224" w:author="Sofia Fernandez Lozano" w:date="2025-03-31T19:41:00Z" w16du:dateUtc="2025-03-31T23:41:00Z"/>
        </w:rPr>
      </w:pPr>
    </w:p>
    <w:p w14:paraId="62DA6B0A" w14:textId="1B4B03DD" w:rsidR="00A42683" w:rsidRPr="00A23EAC" w:rsidDel="00A23EAC" w:rsidRDefault="00A42683" w:rsidP="5310D86D">
      <w:pPr>
        <w:pStyle w:val="Bibliography"/>
        <w:rPr>
          <w:del w:id="1225" w:author="Sofia Fernandez Lozano" w:date="2025-03-31T19:41:00Z" w16du:dateUtc="2025-03-31T23:41:00Z"/>
        </w:rPr>
      </w:pPr>
    </w:p>
    <w:p w14:paraId="70493AF1" w14:textId="74577618" w:rsidR="00A42683" w:rsidRPr="00A23EAC" w:rsidDel="00A23EAC" w:rsidRDefault="00A42683" w:rsidP="5310D86D">
      <w:pPr>
        <w:pStyle w:val="Bibliography"/>
        <w:rPr>
          <w:del w:id="1226" w:author="Sofia Fernandez Lozano" w:date="2025-03-31T19:41:00Z" w16du:dateUtc="2025-03-31T23:41:00Z"/>
        </w:rPr>
      </w:pPr>
    </w:p>
    <w:p w14:paraId="4467275C" w14:textId="559A3260" w:rsidR="00A42683" w:rsidRPr="00A23EAC" w:rsidDel="00A23EAC" w:rsidRDefault="00A42683" w:rsidP="5310D86D">
      <w:pPr>
        <w:pStyle w:val="Bibliography"/>
        <w:rPr>
          <w:del w:id="1227" w:author="Sofia Fernandez Lozano" w:date="2025-03-31T19:41:00Z" w16du:dateUtc="2025-03-31T23:41:00Z"/>
        </w:rPr>
      </w:pPr>
    </w:p>
    <w:p w14:paraId="08B285B5" w14:textId="0A570925" w:rsidR="1E6A1A31" w:rsidRDefault="00AC7C32" w:rsidP="00795ED5">
      <w:pPr>
        <w:pStyle w:val="Bibliography"/>
      </w:pPr>
      <w:ins w:id="1228" w:author="Sofia Fernandez Lozano" w:date="2025-03-12T21:02:00Z" w16du:dateUtc="2025-03-13T01:02:00Z">
        <w:r>
          <w:fldChar w:fldCharType="end"/>
        </w:r>
      </w:ins>
    </w:p>
    <w:sectPr w:rsidR="1E6A1A31" w:rsidSect="002D6CE2">
      <w:footerReference w:type="default" r:id="rId8"/>
      <w:footerReference w:type="first" r:id="rId9"/>
      <w:pgSz w:w="12240" w:h="15840"/>
      <w:pgMar w:top="1440" w:right="1440" w:bottom="1440" w:left="1440" w:header="720" w:footer="720" w:gutter="0"/>
      <w:lnNumType w:countBy="1" w:restart="continuous"/>
      <w:pgNumType w:start="1"/>
      <w:cols w:space="720"/>
      <w:titlePg w:val="0"/>
      <w:docGrid w:linePitch="326"/>
      <w:sectPrChange w:id="1237" w:author="Sofia Fernandez Lozano" w:date="2025-04-08T11:10:00Z" w16du:dateUtc="2025-04-08T15:10:00Z">
        <w:sectPr w:rsidR="1E6A1A31" w:rsidSect="002D6CE2">
          <w:pgMar w:top="1440" w:right="1440" w:bottom="1440" w:left="1440" w:header="720" w:footer="720" w:gutter="0"/>
          <w:lnNumType w:countBy="0" w:restart="newPage"/>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5E9E6" w14:textId="77777777" w:rsidR="002437A1" w:rsidRDefault="002437A1">
      <w:pPr>
        <w:spacing w:before="0" w:line="240" w:lineRule="auto"/>
      </w:pPr>
      <w:r>
        <w:separator/>
      </w:r>
    </w:p>
  </w:endnote>
  <w:endnote w:type="continuationSeparator" w:id="0">
    <w:p w14:paraId="7CDBD4E4" w14:textId="77777777" w:rsidR="002437A1" w:rsidRDefault="002437A1">
      <w:pPr>
        <w:spacing w:before="0" w:line="240" w:lineRule="auto"/>
      </w:pPr>
      <w:r>
        <w:continuationSeparator/>
      </w:r>
    </w:p>
  </w:endnote>
  <w:endnote w:type="continuationNotice" w:id="1">
    <w:p w14:paraId="79CA4D95" w14:textId="77777777" w:rsidR="002437A1" w:rsidRDefault="002437A1">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229" w:author="Sofia Fernandez Lozano" w:date="2025-04-08T11:04:00Z"/>
  <w:sdt>
    <w:sdtPr>
      <w:id w:val="287180288"/>
      <w:docPartObj>
        <w:docPartGallery w:val="Page Numbers (Bottom of Page)"/>
        <w:docPartUnique/>
      </w:docPartObj>
    </w:sdtPr>
    <w:sdtEndPr>
      <w:rPr>
        <w:noProof/>
      </w:rPr>
    </w:sdtEndPr>
    <w:sdtContent>
      <w:customXmlInsRangeEnd w:id="1229"/>
      <w:p w14:paraId="457EC418" w14:textId="73BF2F88" w:rsidR="003A1583" w:rsidRDefault="003A1583">
        <w:pPr>
          <w:pStyle w:val="Footer"/>
          <w:jc w:val="center"/>
          <w:rPr>
            <w:ins w:id="1230" w:author="Sofia Fernandez Lozano" w:date="2025-04-08T11:04:00Z" w16du:dateUtc="2025-04-08T15:04:00Z"/>
          </w:rPr>
        </w:pPr>
        <w:ins w:id="1231" w:author="Sofia Fernandez Lozano" w:date="2025-04-08T11:04:00Z" w16du:dateUtc="2025-04-08T15:04:00Z">
          <w:r>
            <w:fldChar w:fldCharType="begin"/>
          </w:r>
          <w:r>
            <w:instrText xml:space="preserve"> PAGE   \* MERGEFORMAT </w:instrText>
          </w:r>
          <w:r>
            <w:fldChar w:fldCharType="separate"/>
          </w:r>
          <w:r>
            <w:rPr>
              <w:noProof/>
            </w:rPr>
            <w:t>2</w:t>
          </w:r>
          <w:r>
            <w:rPr>
              <w:noProof/>
            </w:rPr>
            <w:fldChar w:fldCharType="end"/>
          </w:r>
        </w:ins>
      </w:p>
      <w:customXmlInsRangeStart w:id="1232" w:author="Sofia Fernandez Lozano" w:date="2025-04-08T11:04:00Z"/>
    </w:sdtContent>
  </w:sdt>
  <w:customXmlInsRangeEnd w:id="1232"/>
  <w:p w14:paraId="16C753C5" w14:textId="37FC01A0" w:rsidR="006D6639" w:rsidRDefault="006D663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233" w:author="Sofia Fernandez Lozano" w:date="2025-04-08T11:04:00Z"/>
  <w:sdt>
    <w:sdtPr>
      <w:id w:val="-1183981876"/>
      <w:docPartObj>
        <w:docPartGallery w:val="Page Numbers (Bottom of Page)"/>
        <w:docPartUnique/>
      </w:docPartObj>
    </w:sdtPr>
    <w:sdtEndPr>
      <w:rPr>
        <w:noProof/>
      </w:rPr>
    </w:sdtEndPr>
    <w:sdtContent>
      <w:customXmlInsRangeEnd w:id="1233"/>
      <w:p w14:paraId="292A868D" w14:textId="7CFEF982" w:rsidR="003A1583" w:rsidRDefault="003A1583">
        <w:pPr>
          <w:pStyle w:val="Footer"/>
          <w:jc w:val="center"/>
          <w:rPr>
            <w:ins w:id="1234" w:author="Sofia Fernandez Lozano" w:date="2025-04-08T11:04:00Z" w16du:dateUtc="2025-04-08T15:04:00Z"/>
          </w:rPr>
        </w:pPr>
        <w:ins w:id="1235" w:author="Sofia Fernandez Lozano" w:date="2025-04-08T11:04:00Z" w16du:dateUtc="2025-04-08T15:04:00Z">
          <w:r>
            <w:fldChar w:fldCharType="begin"/>
          </w:r>
          <w:r>
            <w:instrText xml:space="preserve"> PAGE   \* MERGEFORMAT </w:instrText>
          </w:r>
          <w:r>
            <w:fldChar w:fldCharType="separate"/>
          </w:r>
          <w:r>
            <w:rPr>
              <w:noProof/>
            </w:rPr>
            <w:t>2</w:t>
          </w:r>
          <w:r>
            <w:rPr>
              <w:noProof/>
            </w:rPr>
            <w:fldChar w:fldCharType="end"/>
          </w:r>
        </w:ins>
      </w:p>
      <w:customXmlInsRangeStart w:id="1236" w:author="Sofia Fernandez Lozano" w:date="2025-04-08T11:04:00Z"/>
    </w:sdtContent>
  </w:sdt>
  <w:customXmlInsRangeEnd w:id="1236"/>
  <w:p w14:paraId="71CFA683" w14:textId="77777777" w:rsidR="002260E2" w:rsidRDefault="00226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38A96" w14:textId="77777777" w:rsidR="002437A1" w:rsidRDefault="002437A1">
      <w:pPr>
        <w:spacing w:before="0" w:line="240" w:lineRule="auto"/>
      </w:pPr>
      <w:r>
        <w:separator/>
      </w:r>
    </w:p>
  </w:footnote>
  <w:footnote w:type="continuationSeparator" w:id="0">
    <w:p w14:paraId="4C1D612B" w14:textId="77777777" w:rsidR="002437A1" w:rsidRDefault="002437A1">
      <w:pPr>
        <w:spacing w:before="0" w:line="240" w:lineRule="auto"/>
      </w:pPr>
      <w:r>
        <w:continuationSeparator/>
      </w:r>
    </w:p>
  </w:footnote>
  <w:footnote w:type="continuationNotice" w:id="1">
    <w:p w14:paraId="24049C1C" w14:textId="77777777" w:rsidR="002437A1" w:rsidRDefault="002437A1">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4AF4"/>
    <w:multiLevelType w:val="hybridMultilevel"/>
    <w:tmpl w:val="652EEBE4"/>
    <w:lvl w:ilvl="0" w:tplc="3F563A7C">
      <w:start w:val="1"/>
      <w:numFmt w:val="decimal"/>
      <w:lvlText w:val="%1."/>
      <w:lvlJc w:val="left"/>
      <w:pPr>
        <w:ind w:left="720" w:hanging="360"/>
      </w:pPr>
    </w:lvl>
    <w:lvl w:ilvl="1" w:tplc="F4D88648">
      <w:start w:val="1"/>
      <w:numFmt w:val="lowerLetter"/>
      <w:lvlText w:val="%2."/>
      <w:lvlJc w:val="left"/>
      <w:pPr>
        <w:ind w:left="1440" w:hanging="360"/>
      </w:pPr>
    </w:lvl>
    <w:lvl w:ilvl="2" w:tplc="FE7C8A94">
      <w:start w:val="1"/>
      <w:numFmt w:val="lowerRoman"/>
      <w:lvlText w:val="%3."/>
      <w:lvlJc w:val="right"/>
      <w:pPr>
        <w:ind w:left="2160" w:hanging="180"/>
      </w:pPr>
    </w:lvl>
    <w:lvl w:ilvl="3" w:tplc="F022EDD8">
      <w:start w:val="1"/>
      <w:numFmt w:val="decimal"/>
      <w:lvlText w:val="%4."/>
      <w:lvlJc w:val="left"/>
      <w:pPr>
        <w:ind w:left="2880" w:hanging="360"/>
      </w:pPr>
    </w:lvl>
    <w:lvl w:ilvl="4" w:tplc="29C016D6">
      <w:start w:val="1"/>
      <w:numFmt w:val="lowerLetter"/>
      <w:lvlText w:val="%5."/>
      <w:lvlJc w:val="left"/>
      <w:pPr>
        <w:ind w:left="3600" w:hanging="360"/>
      </w:pPr>
    </w:lvl>
    <w:lvl w:ilvl="5" w:tplc="7BC83F54">
      <w:start w:val="1"/>
      <w:numFmt w:val="lowerRoman"/>
      <w:lvlText w:val="%6."/>
      <w:lvlJc w:val="right"/>
      <w:pPr>
        <w:ind w:left="4320" w:hanging="180"/>
      </w:pPr>
    </w:lvl>
    <w:lvl w:ilvl="6" w:tplc="C46C07C0">
      <w:start w:val="1"/>
      <w:numFmt w:val="decimal"/>
      <w:lvlText w:val="%7."/>
      <w:lvlJc w:val="left"/>
      <w:pPr>
        <w:ind w:left="5040" w:hanging="360"/>
      </w:pPr>
    </w:lvl>
    <w:lvl w:ilvl="7" w:tplc="BAE6888C">
      <w:start w:val="1"/>
      <w:numFmt w:val="lowerLetter"/>
      <w:lvlText w:val="%8."/>
      <w:lvlJc w:val="left"/>
      <w:pPr>
        <w:ind w:left="5760" w:hanging="360"/>
      </w:pPr>
    </w:lvl>
    <w:lvl w:ilvl="8" w:tplc="E7007342">
      <w:start w:val="1"/>
      <w:numFmt w:val="lowerRoman"/>
      <w:lvlText w:val="%9."/>
      <w:lvlJc w:val="right"/>
      <w:pPr>
        <w:ind w:left="6480" w:hanging="180"/>
      </w:pPr>
    </w:lvl>
  </w:abstractNum>
  <w:abstractNum w:abstractNumId="1" w15:restartNumberingAfterBreak="0">
    <w:nsid w:val="0AAD4FB2"/>
    <w:multiLevelType w:val="hybridMultilevel"/>
    <w:tmpl w:val="408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C506F"/>
    <w:multiLevelType w:val="multilevel"/>
    <w:tmpl w:val="FEF82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9135B3"/>
    <w:multiLevelType w:val="hybridMultilevel"/>
    <w:tmpl w:val="C96E0B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39173255">
    <w:abstractNumId w:val="0"/>
  </w:num>
  <w:num w:numId="2" w16cid:durableId="1339382378">
    <w:abstractNumId w:val="2"/>
  </w:num>
  <w:num w:numId="3" w16cid:durableId="1681852029">
    <w:abstractNumId w:val="1"/>
  </w:num>
  <w:num w:numId="4" w16cid:durableId="92552857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Fernandez Lozano">
    <w15:presenceInfo w15:providerId="AD" w15:userId="S::sofia.fernandezlozano@mail.mcgill.ca::157308cd-141d-4333-a639-b448a9cdb1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39"/>
    <w:rsid w:val="00002A5F"/>
    <w:rsid w:val="00004334"/>
    <w:rsid w:val="00005110"/>
    <w:rsid w:val="0000646F"/>
    <w:rsid w:val="00007F43"/>
    <w:rsid w:val="00014D70"/>
    <w:rsid w:val="000233A8"/>
    <w:rsid w:val="0002345D"/>
    <w:rsid w:val="00023F4E"/>
    <w:rsid w:val="00027B8A"/>
    <w:rsid w:val="0003224C"/>
    <w:rsid w:val="000329BF"/>
    <w:rsid w:val="00042A51"/>
    <w:rsid w:val="00051244"/>
    <w:rsid w:val="00051CA5"/>
    <w:rsid w:val="00052270"/>
    <w:rsid w:val="00064A8B"/>
    <w:rsid w:val="00064D0D"/>
    <w:rsid w:val="000672A6"/>
    <w:rsid w:val="00072A07"/>
    <w:rsid w:val="00075939"/>
    <w:rsid w:val="00077F1C"/>
    <w:rsid w:val="00081D79"/>
    <w:rsid w:val="00086443"/>
    <w:rsid w:val="000878BC"/>
    <w:rsid w:val="00095A54"/>
    <w:rsid w:val="000A1D8F"/>
    <w:rsid w:val="000A63A1"/>
    <w:rsid w:val="000B3AE8"/>
    <w:rsid w:val="000B3C1B"/>
    <w:rsid w:val="000B494A"/>
    <w:rsid w:val="000C2A3A"/>
    <w:rsid w:val="000C5C8F"/>
    <w:rsid w:val="000D11D3"/>
    <w:rsid w:val="000D4282"/>
    <w:rsid w:val="000D53CD"/>
    <w:rsid w:val="000D5964"/>
    <w:rsid w:val="000E5EB4"/>
    <w:rsid w:val="000F3B9A"/>
    <w:rsid w:val="000F7521"/>
    <w:rsid w:val="00102BD3"/>
    <w:rsid w:val="00103953"/>
    <w:rsid w:val="00105A28"/>
    <w:rsid w:val="00106608"/>
    <w:rsid w:val="00107C96"/>
    <w:rsid w:val="00107E48"/>
    <w:rsid w:val="00115609"/>
    <w:rsid w:val="00117C2D"/>
    <w:rsid w:val="00131E5E"/>
    <w:rsid w:val="001323A7"/>
    <w:rsid w:val="0013393B"/>
    <w:rsid w:val="0014124F"/>
    <w:rsid w:val="00141F10"/>
    <w:rsid w:val="001531A2"/>
    <w:rsid w:val="0015380F"/>
    <w:rsid w:val="00161F33"/>
    <w:rsid w:val="00166443"/>
    <w:rsid w:val="001701E9"/>
    <w:rsid w:val="001819DF"/>
    <w:rsid w:val="00183840"/>
    <w:rsid w:val="00192D27"/>
    <w:rsid w:val="001940B0"/>
    <w:rsid w:val="00194200"/>
    <w:rsid w:val="00194937"/>
    <w:rsid w:val="001966AA"/>
    <w:rsid w:val="00196A9E"/>
    <w:rsid w:val="001A2CE2"/>
    <w:rsid w:val="001A2FC3"/>
    <w:rsid w:val="001A7C0D"/>
    <w:rsid w:val="001B23C7"/>
    <w:rsid w:val="001B39AD"/>
    <w:rsid w:val="001C29CC"/>
    <w:rsid w:val="001C38E1"/>
    <w:rsid w:val="001C5D40"/>
    <w:rsid w:val="001D1E87"/>
    <w:rsid w:val="001D5149"/>
    <w:rsid w:val="001D52C6"/>
    <w:rsid w:val="001D5DF4"/>
    <w:rsid w:val="001D69AC"/>
    <w:rsid w:val="001E1BDE"/>
    <w:rsid w:val="001E22AF"/>
    <w:rsid w:val="001E59DD"/>
    <w:rsid w:val="001E61FF"/>
    <w:rsid w:val="001F0422"/>
    <w:rsid w:val="001F3ABD"/>
    <w:rsid w:val="001F419D"/>
    <w:rsid w:val="001F5820"/>
    <w:rsid w:val="001F5E71"/>
    <w:rsid w:val="0020560B"/>
    <w:rsid w:val="00206312"/>
    <w:rsid w:val="00207030"/>
    <w:rsid w:val="00207F09"/>
    <w:rsid w:val="002108C6"/>
    <w:rsid w:val="002128B8"/>
    <w:rsid w:val="00214250"/>
    <w:rsid w:val="00220A8B"/>
    <w:rsid w:val="00221CAC"/>
    <w:rsid w:val="00223667"/>
    <w:rsid w:val="002260E2"/>
    <w:rsid w:val="002279F4"/>
    <w:rsid w:val="00230D38"/>
    <w:rsid w:val="00233EA9"/>
    <w:rsid w:val="00234E62"/>
    <w:rsid w:val="00237470"/>
    <w:rsid w:val="00240C0E"/>
    <w:rsid w:val="00240EE1"/>
    <w:rsid w:val="002437A1"/>
    <w:rsid w:val="002442C6"/>
    <w:rsid w:val="00245CF7"/>
    <w:rsid w:val="00246144"/>
    <w:rsid w:val="00246F54"/>
    <w:rsid w:val="00247C98"/>
    <w:rsid w:val="002521F4"/>
    <w:rsid w:val="00254850"/>
    <w:rsid w:val="00256171"/>
    <w:rsid w:val="00257C50"/>
    <w:rsid w:val="002671AB"/>
    <w:rsid w:val="00271672"/>
    <w:rsid w:val="00271D11"/>
    <w:rsid w:val="00273074"/>
    <w:rsid w:val="00273E00"/>
    <w:rsid w:val="00273F1C"/>
    <w:rsid w:val="00275A56"/>
    <w:rsid w:val="00275AD0"/>
    <w:rsid w:val="002907D0"/>
    <w:rsid w:val="0029104D"/>
    <w:rsid w:val="002915D1"/>
    <w:rsid w:val="002A2338"/>
    <w:rsid w:val="002A2F8F"/>
    <w:rsid w:val="002B1113"/>
    <w:rsid w:val="002B2702"/>
    <w:rsid w:val="002C5146"/>
    <w:rsid w:val="002D3B17"/>
    <w:rsid w:val="002D59C0"/>
    <w:rsid w:val="002D5DB4"/>
    <w:rsid w:val="002D6CE2"/>
    <w:rsid w:val="002E2E71"/>
    <w:rsid w:val="002E3BCF"/>
    <w:rsid w:val="002E58A3"/>
    <w:rsid w:val="002E7573"/>
    <w:rsid w:val="002F0CCB"/>
    <w:rsid w:val="002F1316"/>
    <w:rsid w:val="002F1B5B"/>
    <w:rsid w:val="002F551A"/>
    <w:rsid w:val="002F57F6"/>
    <w:rsid w:val="002F72D8"/>
    <w:rsid w:val="00310BD4"/>
    <w:rsid w:val="00314194"/>
    <w:rsid w:val="0032209D"/>
    <w:rsid w:val="00330D53"/>
    <w:rsid w:val="00333523"/>
    <w:rsid w:val="00333C42"/>
    <w:rsid w:val="00336885"/>
    <w:rsid w:val="00337BCC"/>
    <w:rsid w:val="00340B50"/>
    <w:rsid w:val="0034545C"/>
    <w:rsid w:val="00356A82"/>
    <w:rsid w:val="003608C2"/>
    <w:rsid w:val="0036309D"/>
    <w:rsid w:val="00365329"/>
    <w:rsid w:val="003676DC"/>
    <w:rsid w:val="00367CCD"/>
    <w:rsid w:val="00374B07"/>
    <w:rsid w:val="00375A64"/>
    <w:rsid w:val="00383415"/>
    <w:rsid w:val="003878E5"/>
    <w:rsid w:val="00390349"/>
    <w:rsid w:val="00392C88"/>
    <w:rsid w:val="003A1583"/>
    <w:rsid w:val="003A5270"/>
    <w:rsid w:val="003B0327"/>
    <w:rsid w:val="003B3CE4"/>
    <w:rsid w:val="003B76BB"/>
    <w:rsid w:val="003C0805"/>
    <w:rsid w:val="003C0B9F"/>
    <w:rsid w:val="003C27A7"/>
    <w:rsid w:val="003C28FC"/>
    <w:rsid w:val="003C3856"/>
    <w:rsid w:val="003C3D86"/>
    <w:rsid w:val="003C42A2"/>
    <w:rsid w:val="003C61EB"/>
    <w:rsid w:val="003D1B2B"/>
    <w:rsid w:val="003D550D"/>
    <w:rsid w:val="003D5E8B"/>
    <w:rsid w:val="003E1D8A"/>
    <w:rsid w:val="003E6001"/>
    <w:rsid w:val="003E6345"/>
    <w:rsid w:val="003F3638"/>
    <w:rsid w:val="003F4266"/>
    <w:rsid w:val="003F5150"/>
    <w:rsid w:val="003F7A1B"/>
    <w:rsid w:val="00404376"/>
    <w:rsid w:val="00412E17"/>
    <w:rsid w:val="004209A5"/>
    <w:rsid w:val="0042489E"/>
    <w:rsid w:val="00426463"/>
    <w:rsid w:val="00431A94"/>
    <w:rsid w:val="00431AC2"/>
    <w:rsid w:val="0043453D"/>
    <w:rsid w:val="004351FC"/>
    <w:rsid w:val="00435813"/>
    <w:rsid w:val="0043757B"/>
    <w:rsid w:val="00443459"/>
    <w:rsid w:val="004454AD"/>
    <w:rsid w:val="004539D3"/>
    <w:rsid w:val="0045589F"/>
    <w:rsid w:val="00460929"/>
    <w:rsid w:val="00472072"/>
    <w:rsid w:val="004729B1"/>
    <w:rsid w:val="00474E08"/>
    <w:rsid w:val="00481FE6"/>
    <w:rsid w:val="0048282B"/>
    <w:rsid w:val="004832E6"/>
    <w:rsid w:val="004865D5"/>
    <w:rsid w:val="004873D8"/>
    <w:rsid w:val="00493C65"/>
    <w:rsid w:val="00495779"/>
    <w:rsid w:val="004972F6"/>
    <w:rsid w:val="00497845"/>
    <w:rsid w:val="004A2B5F"/>
    <w:rsid w:val="004A3BD3"/>
    <w:rsid w:val="004A56D9"/>
    <w:rsid w:val="004A5F5C"/>
    <w:rsid w:val="004B2A1A"/>
    <w:rsid w:val="004B5AF1"/>
    <w:rsid w:val="004C54E4"/>
    <w:rsid w:val="004C6FAB"/>
    <w:rsid w:val="004D1FD5"/>
    <w:rsid w:val="004D2099"/>
    <w:rsid w:val="004D23E5"/>
    <w:rsid w:val="004D4179"/>
    <w:rsid w:val="004D724A"/>
    <w:rsid w:val="004D7275"/>
    <w:rsid w:val="004E1790"/>
    <w:rsid w:val="004F0EE3"/>
    <w:rsid w:val="004F27BA"/>
    <w:rsid w:val="004F39FD"/>
    <w:rsid w:val="004F4BA8"/>
    <w:rsid w:val="00505481"/>
    <w:rsid w:val="00510235"/>
    <w:rsid w:val="00517117"/>
    <w:rsid w:val="00520A8B"/>
    <w:rsid w:val="00525FAB"/>
    <w:rsid w:val="00527055"/>
    <w:rsid w:val="00527CC8"/>
    <w:rsid w:val="0053130B"/>
    <w:rsid w:val="00531CE3"/>
    <w:rsid w:val="00532250"/>
    <w:rsid w:val="005351D0"/>
    <w:rsid w:val="00540B50"/>
    <w:rsid w:val="00543908"/>
    <w:rsid w:val="00552F0F"/>
    <w:rsid w:val="00564DD1"/>
    <w:rsid w:val="00567183"/>
    <w:rsid w:val="0057241E"/>
    <w:rsid w:val="005763F4"/>
    <w:rsid w:val="005858BD"/>
    <w:rsid w:val="00586DCF"/>
    <w:rsid w:val="005A0E40"/>
    <w:rsid w:val="005A55B0"/>
    <w:rsid w:val="005A7215"/>
    <w:rsid w:val="005A7C88"/>
    <w:rsid w:val="005A7E28"/>
    <w:rsid w:val="005B3545"/>
    <w:rsid w:val="005B3E6E"/>
    <w:rsid w:val="005C42BB"/>
    <w:rsid w:val="005C54BF"/>
    <w:rsid w:val="005C754E"/>
    <w:rsid w:val="005D328F"/>
    <w:rsid w:val="005D3AB3"/>
    <w:rsid w:val="005D4422"/>
    <w:rsid w:val="005E4DE0"/>
    <w:rsid w:val="005F1E97"/>
    <w:rsid w:val="005F507D"/>
    <w:rsid w:val="005F7D9B"/>
    <w:rsid w:val="005F7FAD"/>
    <w:rsid w:val="006000A2"/>
    <w:rsid w:val="006009E6"/>
    <w:rsid w:val="00605AAF"/>
    <w:rsid w:val="00607A00"/>
    <w:rsid w:val="00610719"/>
    <w:rsid w:val="00612AEF"/>
    <w:rsid w:val="0061500B"/>
    <w:rsid w:val="006160C2"/>
    <w:rsid w:val="00626828"/>
    <w:rsid w:val="00626C46"/>
    <w:rsid w:val="0062DE10"/>
    <w:rsid w:val="00630E39"/>
    <w:rsid w:val="00631335"/>
    <w:rsid w:val="00632550"/>
    <w:rsid w:val="00636B72"/>
    <w:rsid w:val="00637610"/>
    <w:rsid w:val="00637E86"/>
    <w:rsid w:val="00637F2E"/>
    <w:rsid w:val="006407E2"/>
    <w:rsid w:val="0064098A"/>
    <w:rsid w:val="00641B69"/>
    <w:rsid w:val="00654E22"/>
    <w:rsid w:val="00657DD2"/>
    <w:rsid w:val="0066025B"/>
    <w:rsid w:val="00661330"/>
    <w:rsid w:val="00662E69"/>
    <w:rsid w:val="00664B79"/>
    <w:rsid w:val="00670F94"/>
    <w:rsid w:val="00671935"/>
    <w:rsid w:val="00680AAB"/>
    <w:rsid w:val="0069026D"/>
    <w:rsid w:val="00691524"/>
    <w:rsid w:val="00693525"/>
    <w:rsid w:val="00694D8D"/>
    <w:rsid w:val="006A0610"/>
    <w:rsid w:val="006A4E4B"/>
    <w:rsid w:val="006B182F"/>
    <w:rsid w:val="006B5ED8"/>
    <w:rsid w:val="006C0AC3"/>
    <w:rsid w:val="006C500A"/>
    <w:rsid w:val="006D105A"/>
    <w:rsid w:val="006D2859"/>
    <w:rsid w:val="006D54F9"/>
    <w:rsid w:val="006D6639"/>
    <w:rsid w:val="006D77BC"/>
    <w:rsid w:val="006E13EF"/>
    <w:rsid w:val="006E7316"/>
    <w:rsid w:val="006E7E8F"/>
    <w:rsid w:val="006F13BF"/>
    <w:rsid w:val="00700833"/>
    <w:rsid w:val="007042C0"/>
    <w:rsid w:val="00706265"/>
    <w:rsid w:val="00714353"/>
    <w:rsid w:val="00715E44"/>
    <w:rsid w:val="00722FDB"/>
    <w:rsid w:val="00727E57"/>
    <w:rsid w:val="00730133"/>
    <w:rsid w:val="00730D3C"/>
    <w:rsid w:val="00731F1B"/>
    <w:rsid w:val="007320A3"/>
    <w:rsid w:val="00732B63"/>
    <w:rsid w:val="007347AA"/>
    <w:rsid w:val="00744A0D"/>
    <w:rsid w:val="0075081D"/>
    <w:rsid w:val="00751392"/>
    <w:rsid w:val="0075624B"/>
    <w:rsid w:val="0076079A"/>
    <w:rsid w:val="007669C4"/>
    <w:rsid w:val="0078320C"/>
    <w:rsid w:val="00784755"/>
    <w:rsid w:val="00785C72"/>
    <w:rsid w:val="0079221A"/>
    <w:rsid w:val="00793ED8"/>
    <w:rsid w:val="00795ED5"/>
    <w:rsid w:val="007AEA21"/>
    <w:rsid w:val="007C15B7"/>
    <w:rsid w:val="007C3918"/>
    <w:rsid w:val="007D2BFA"/>
    <w:rsid w:val="007D52E6"/>
    <w:rsid w:val="007D5BEC"/>
    <w:rsid w:val="007D7047"/>
    <w:rsid w:val="007D7B42"/>
    <w:rsid w:val="007E197E"/>
    <w:rsid w:val="007E2F6A"/>
    <w:rsid w:val="007E4CC4"/>
    <w:rsid w:val="007E4E8E"/>
    <w:rsid w:val="007F7B69"/>
    <w:rsid w:val="007F7CD4"/>
    <w:rsid w:val="008008F9"/>
    <w:rsid w:val="0080169C"/>
    <w:rsid w:val="00801D52"/>
    <w:rsid w:val="00802B4F"/>
    <w:rsid w:val="008231F1"/>
    <w:rsid w:val="0083525D"/>
    <w:rsid w:val="008379C8"/>
    <w:rsid w:val="00837DFC"/>
    <w:rsid w:val="008443B4"/>
    <w:rsid w:val="00844784"/>
    <w:rsid w:val="008462EB"/>
    <w:rsid w:val="0085425E"/>
    <w:rsid w:val="00854513"/>
    <w:rsid w:val="0086264C"/>
    <w:rsid w:val="0086400B"/>
    <w:rsid w:val="00865C98"/>
    <w:rsid w:val="008722B5"/>
    <w:rsid w:val="0087262C"/>
    <w:rsid w:val="00873089"/>
    <w:rsid w:val="00873B63"/>
    <w:rsid w:val="008769F4"/>
    <w:rsid w:val="00877990"/>
    <w:rsid w:val="00880B4D"/>
    <w:rsid w:val="00893282"/>
    <w:rsid w:val="008A1D94"/>
    <w:rsid w:val="008A1FFB"/>
    <w:rsid w:val="008A4BD6"/>
    <w:rsid w:val="008A4C97"/>
    <w:rsid w:val="008A5584"/>
    <w:rsid w:val="008A60D5"/>
    <w:rsid w:val="008B5162"/>
    <w:rsid w:val="008C3610"/>
    <w:rsid w:val="008C5312"/>
    <w:rsid w:val="008D04DC"/>
    <w:rsid w:val="008D0C16"/>
    <w:rsid w:val="008E1AB8"/>
    <w:rsid w:val="008E5362"/>
    <w:rsid w:val="008E5C0E"/>
    <w:rsid w:val="008E6CA1"/>
    <w:rsid w:val="008F343F"/>
    <w:rsid w:val="0091205F"/>
    <w:rsid w:val="00912848"/>
    <w:rsid w:val="009136F7"/>
    <w:rsid w:val="00917337"/>
    <w:rsid w:val="0092079B"/>
    <w:rsid w:val="00920EC3"/>
    <w:rsid w:val="0092789A"/>
    <w:rsid w:val="009319AF"/>
    <w:rsid w:val="009319D2"/>
    <w:rsid w:val="009368ED"/>
    <w:rsid w:val="00937507"/>
    <w:rsid w:val="00940F2A"/>
    <w:rsid w:val="00943313"/>
    <w:rsid w:val="00944098"/>
    <w:rsid w:val="009475B7"/>
    <w:rsid w:val="0095004F"/>
    <w:rsid w:val="0095211B"/>
    <w:rsid w:val="00960121"/>
    <w:rsid w:val="0096662B"/>
    <w:rsid w:val="0097004F"/>
    <w:rsid w:val="0097762D"/>
    <w:rsid w:val="00980FD1"/>
    <w:rsid w:val="00983B65"/>
    <w:rsid w:val="00987D86"/>
    <w:rsid w:val="00991FB6"/>
    <w:rsid w:val="00992F65"/>
    <w:rsid w:val="00995910"/>
    <w:rsid w:val="009960FD"/>
    <w:rsid w:val="009A17A8"/>
    <w:rsid w:val="009A24FC"/>
    <w:rsid w:val="009A36F3"/>
    <w:rsid w:val="009A7385"/>
    <w:rsid w:val="009A76CF"/>
    <w:rsid w:val="009A7A1D"/>
    <w:rsid w:val="009B0AE0"/>
    <w:rsid w:val="009B1434"/>
    <w:rsid w:val="009B2092"/>
    <w:rsid w:val="009C299D"/>
    <w:rsid w:val="009C37A6"/>
    <w:rsid w:val="009C497A"/>
    <w:rsid w:val="009D044A"/>
    <w:rsid w:val="009D4A46"/>
    <w:rsid w:val="009D6638"/>
    <w:rsid w:val="009D77AA"/>
    <w:rsid w:val="009E0118"/>
    <w:rsid w:val="009E096B"/>
    <w:rsid w:val="009E112C"/>
    <w:rsid w:val="009E4362"/>
    <w:rsid w:val="009E49C3"/>
    <w:rsid w:val="009E49DC"/>
    <w:rsid w:val="009E677E"/>
    <w:rsid w:val="009F4ED9"/>
    <w:rsid w:val="00A02F76"/>
    <w:rsid w:val="00A11BF6"/>
    <w:rsid w:val="00A12E5B"/>
    <w:rsid w:val="00A23993"/>
    <w:rsid w:val="00A23EAC"/>
    <w:rsid w:val="00A2500E"/>
    <w:rsid w:val="00A27D20"/>
    <w:rsid w:val="00A31938"/>
    <w:rsid w:val="00A32A73"/>
    <w:rsid w:val="00A348EE"/>
    <w:rsid w:val="00A42683"/>
    <w:rsid w:val="00A47253"/>
    <w:rsid w:val="00A52EFC"/>
    <w:rsid w:val="00A60AC7"/>
    <w:rsid w:val="00A61846"/>
    <w:rsid w:val="00A61E09"/>
    <w:rsid w:val="00A651A3"/>
    <w:rsid w:val="00A66933"/>
    <w:rsid w:val="00A731EF"/>
    <w:rsid w:val="00A75F2E"/>
    <w:rsid w:val="00A76D52"/>
    <w:rsid w:val="00A8084D"/>
    <w:rsid w:val="00A87340"/>
    <w:rsid w:val="00A952AA"/>
    <w:rsid w:val="00A9565D"/>
    <w:rsid w:val="00A96771"/>
    <w:rsid w:val="00A971CD"/>
    <w:rsid w:val="00AA3683"/>
    <w:rsid w:val="00AA42A1"/>
    <w:rsid w:val="00AA45FB"/>
    <w:rsid w:val="00AA4B03"/>
    <w:rsid w:val="00AB2C3C"/>
    <w:rsid w:val="00AC4B96"/>
    <w:rsid w:val="00AC7C32"/>
    <w:rsid w:val="00AD01EA"/>
    <w:rsid w:val="00AD11F2"/>
    <w:rsid w:val="00AD170D"/>
    <w:rsid w:val="00AD430D"/>
    <w:rsid w:val="00AD5A7E"/>
    <w:rsid w:val="00AE2006"/>
    <w:rsid w:val="00AF0423"/>
    <w:rsid w:val="00AF0A5F"/>
    <w:rsid w:val="00AF435F"/>
    <w:rsid w:val="00AF58FB"/>
    <w:rsid w:val="00B036D2"/>
    <w:rsid w:val="00B15467"/>
    <w:rsid w:val="00B201A4"/>
    <w:rsid w:val="00B20828"/>
    <w:rsid w:val="00B34DB0"/>
    <w:rsid w:val="00B34F1C"/>
    <w:rsid w:val="00B37207"/>
    <w:rsid w:val="00B44C22"/>
    <w:rsid w:val="00B46C1F"/>
    <w:rsid w:val="00B51432"/>
    <w:rsid w:val="00B53242"/>
    <w:rsid w:val="00B56C2D"/>
    <w:rsid w:val="00B579CB"/>
    <w:rsid w:val="00B60BDA"/>
    <w:rsid w:val="00B64817"/>
    <w:rsid w:val="00B66358"/>
    <w:rsid w:val="00B714F6"/>
    <w:rsid w:val="00B71FAA"/>
    <w:rsid w:val="00B748FD"/>
    <w:rsid w:val="00B77CAC"/>
    <w:rsid w:val="00B83238"/>
    <w:rsid w:val="00B8737F"/>
    <w:rsid w:val="00B94EFF"/>
    <w:rsid w:val="00BA4062"/>
    <w:rsid w:val="00BA4558"/>
    <w:rsid w:val="00BA46B7"/>
    <w:rsid w:val="00BA4E1C"/>
    <w:rsid w:val="00BACA71"/>
    <w:rsid w:val="00BB5D26"/>
    <w:rsid w:val="00BC1CD6"/>
    <w:rsid w:val="00BC5E5F"/>
    <w:rsid w:val="00BD331B"/>
    <w:rsid w:val="00BE0156"/>
    <w:rsid w:val="00BE02F0"/>
    <w:rsid w:val="00BE13FB"/>
    <w:rsid w:val="00BF1257"/>
    <w:rsid w:val="00BF2C8B"/>
    <w:rsid w:val="00BF4F6C"/>
    <w:rsid w:val="00BF7BC0"/>
    <w:rsid w:val="00C03729"/>
    <w:rsid w:val="00C04EA6"/>
    <w:rsid w:val="00C10FA8"/>
    <w:rsid w:val="00C134AA"/>
    <w:rsid w:val="00C13A4C"/>
    <w:rsid w:val="00C164D4"/>
    <w:rsid w:val="00C16F96"/>
    <w:rsid w:val="00C211DD"/>
    <w:rsid w:val="00C43CF1"/>
    <w:rsid w:val="00C52C1F"/>
    <w:rsid w:val="00C55CFA"/>
    <w:rsid w:val="00C5664F"/>
    <w:rsid w:val="00C56C27"/>
    <w:rsid w:val="00C628C8"/>
    <w:rsid w:val="00C64C73"/>
    <w:rsid w:val="00C6661A"/>
    <w:rsid w:val="00C75F83"/>
    <w:rsid w:val="00C8058B"/>
    <w:rsid w:val="00C86FDA"/>
    <w:rsid w:val="00C87586"/>
    <w:rsid w:val="00C902ED"/>
    <w:rsid w:val="00CA292A"/>
    <w:rsid w:val="00CA3CF7"/>
    <w:rsid w:val="00CA7F19"/>
    <w:rsid w:val="00CB0AD2"/>
    <w:rsid w:val="00CB0EA1"/>
    <w:rsid w:val="00CB5CBC"/>
    <w:rsid w:val="00CB750C"/>
    <w:rsid w:val="00CC25B8"/>
    <w:rsid w:val="00CC6CA5"/>
    <w:rsid w:val="00CD22E0"/>
    <w:rsid w:val="00CD4923"/>
    <w:rsid w:val="00CE2F0E"/>
    <w:rsid w:val="00CE6FFF"/>
    <w:rsid w:val="00CF4756"/>
    <w:rsid w:val="00CF7735"/>
    <w:rsid w:val="00D007F9"/>
    <w:rsid w:val="00D008CA"/>
    <w:rsid w:val="00D07F3D"/>
    <w:rsid w:val="00D1535A"/>
    <w:rsid w:val="00D2268C"/>
    <w:rsid w:val="00D22A72"/>
    <w:rsid w:val="00D2714E"/>
    <w:rsid w:val="00D301E0"/>
    <w:rsid w:val="00D41144"/>
    <w:rsid w:val="00D46121"/>
    <w:rsid w:val="00D465AB"/>
    <w:rsid w:val="00D55523"/>
    <w:rsid w:val="00D56A2F"/>
    <w:rsid w:val="00D62DF8"/>
    <w:rsid w:val="00D70C1D"/>
    <w:rsid w:val="00D73635"/>
    <w:rsid w:val="00D748ED"/>
    <w:rsid w:val="00D76799"/>
    <w:rsid w:val="00D84EB1"/>
    <w:rsid w:val="00D86723"/>
    <w:rsid w:val="00D87278"/>
    <w:rsid w:val="00D87676"/>
    <w:rsid w:val="00D9089D"/>
    <w:rsid w:val="00D937EE"/>
    <w:rsid w:val="00D96296"/>
    <w:rsid w:val="00D97472"/>
    <w:rsid w:val="00D97F3C"/>
    <w:rsid w:val="00DA2802"/>
    <w:rsid w:val="00DA2C7F"/>
    <w:rsid w:val="00DA7128"/>
    <w:rsid w:val="00DA7219"/>
    <w:rsid w:val="00DB34EC"/>
    <w:rsid w:val="00DC3942"/>
    <w:rsid w:val="00DC3D47"/>
    <w:rsid w:val="00DC5AED"/>
    <w:rsid w:val="00DC5C04"/>
    <w:rsid w:val="00DD1736"/>
    <w:rsid w:val="00DD284D"/>
    <w:rsid w:val="00DD5B6F"/>
    <w:rsid w:val="00DD6D24"/>
    <w:rsid w:val="00DE03B8"/>
    <w:rsid w:val="00DE1568"/>
    <w:rsid w:val="00DE6F44"/>
    <w:rsid w:val="00DF4E4A"/>
    <w:rsid w:val="00E00BEA"/>
    <w:rsid w:val="00E021F2"/>
    <w:rsid w:val="00E06260"/>
    <w:rsid w:val="00E06DA0"/>
    <w:rsid w:val="00E10F56"/>
    <w:rsid w:val="00E12F1E"/>
    <w:rsid w:val="00E26E6E"/>
    <w:rsid w:val="00E32D50"/>
    <w:rsid w:val="00E36787"/>
    <w:rsid w:val="00E4273D"/>
    <w:rsid w:val="00E43A3C"/>
    <w:rsid w:val="00E45B5C"/>
    <w:rsid w:val="00E50224"/>
    <w:rsid w:val="00E618FE"/>
    <w:rsid w:val="00E64C6D"/>
    <w:rsid w:val="00E65240"/>
    <w:rsid w:val="00E69BF7"/>
    <w:rsid w:val="00E718E8"/>
    <w:rsid w:val="00E72A53"/>
    <w:rsid w:val="00E73407"/>
    <w:rsid w:val="00E762C4"/>
    <w:rsid w:val="00E84867"/>
    <w:rsid w:val="00E86874"/>
    <w:rsid w:val="00E9434A"/>
    <w:rsid w:val="00E94C79"/>
    <w:rsid w:val="00EA1037"/>
    <w:rsid w:val="00EA2CC9"/>
    <w:rsid w:val="00EA63E4"/>
    <w:rsid w:val="00EB5162"/>
    <w:rsid w:val="00EB67FF"/>
    <w:rsid w:val="00EB684A"/>
    <w:rsid w:val="00EC295A"/>
    <w:rsid w:val="00EC4475"/>
    <w:rsid w:val="00EC6547"/>
    <w:rsid w:val="00ED26FC"/>
    <w:rsid w:val="00ED4D77"/>
    <w:rsid w:val="00ED5609"/>
    <w:rsid w:val="00EE3B57"/>
    <w:rsid w:val="00EF0DD3"/>
    <w:rsid w:val="00F14190"/>
    <w:rsid w:val="00F20ADB"/>
    <w:rsid w:val="00F22E66"/>
    <w:rsid w:val="00F2311E"/>
    <w:rsid w:val="00F269B2"/>
    <w:rsid w:val="00F3137A"/>
    <w:rsid w:val="00F33564"/>
    <w:rsid w:val="00F446E5"/>
    <w:rsid w:val="00F46A0D"/>
    <w:rsid w:val="00F47DDE"/>
    <w:rsid w:val="00F51B16"/>
    <w:rsid w:val="00F5239B"/>
    <w:rsid w:val="00F559D2"/>
    <w:rsid w:val="00F64936"/>
    <w:rsid w:val="00F86D53"/>
    <w:rsid w:val="00F87B55"/>
    <w:rsid w:val="00F90D22"/>
    <w:rsid w:val="00F92D6C"/>
    <w:rsid w:val="00F930EA"/>
    <w:rsid w:val="00F933D6"/>
    <w:rsid w:val="00FA022E"/>
    <w:rsid w:val="00FA0941"/>
    <w:rsid w:val="00FA579C"/>
    <w:rsid w:val="00FA589C"/>
    <w:rsid w:val="00FA590C"/>
    <w:rsid w:val="00FA7A36"/>
    <w:rsid w:val="00FB2385"/>
    <w:rsid w:val="00FB65C0"/>
    <w:rsid w:val="00FC4ABB"/>
    <w:rsid w:val="00FC52B2"/>
    <w:rsid w:val="00FE0EDF"/>
    <w:rsid w:val="00FE68AC"/>
    <w:rsid w:val="00FE739A"/>
    <w:rsid w:val="00FE7CA6"/>
    <w:rsid w:val="00FF3089"/>
    <w:rsid w:val="00FF54D4"/>
    <w:rsid w:val="00FF7248"/>
    <w:rsid w:val="00FF7C0E"/>
    <w:rsid w:val="01694392"/>
    <w:rsid w:val="0177F771"/>
    <w:rsid w:val="01AB1E9E"/>
    <w:rsid w:val="0201CDCC"/>
    <w:rsid w:val="022C07C1"/>
    <w:rsid w:val="0233C276"/>
    <w:rsid w:val="02549EAC"/>
    <w:rsid w:val="026ABC81"/>
    <w:rsid w:val="02733298"/>
    <w:rsid w:val="030C219A"/>
    <w:rsid w:val="03109BBA"/>
    <w:rsid w:val="031291A1"/>
    <w:rsid w:val="0331CF5E"/>
    <w:rsid w:val="03CA968C"/>
    <w:rsid w:val="03CCCCE0"/>
    <w:rsid w:val="04125CF8"/>
    <w:rsid w:val="0442DAE3"/>
    <w:rsid w:val="0497CCEC"/>
    <w:rsid w:val="04B95C25"/>
    <w:rsid w:val="04B97D78"/>
    <w:rsid w:val="04CD2E3D"/>
    <w:rsid w:val="054DC0E9"/>
    <w:rsid w:val="0567938D"/>
    <w:rsid w:val="0594EED1"/>
    <w:rsid w:val="0595B7C8"/>
    <w:rsid w:val="059A08FF"/>
    <w:rsid w:val="05DF1418"/>
    <w:rsid w:val="061AD8FE"/>
    <w:rsid w:val="0643C25C"/>
    <w:rsid w:val="0645B2BC"/>
    <w:rsid w:val="066D04E4"/>
    <w:rsid w:val="0686C10D"/>
    <w:rsid w:val="0699EC9B"/>
    <w:rsid w:val="06AF4893"/>
    <w:rsid w:val="06B9FF02"/>
    <w:rsid w:val="06F3BD50"/>
    <w:rsid w:val="07185FCC"/>
    <w:rsid w:val="078B67D9"/>
    <w:rsid w:val="07BA43F1"/>
    <w:rsid w:val="0822916E"/>
    <w:rsid w:val="0834D8E1"/>
    <w:rsid w:val="0890CA4A"/>
    <w:rsid w:val="08958D2F"/>
    <w:rsid w:val="089C810E"/>
    <w:rsid w:val="08A11172"/>
    <w:rsid w:val="08BFBC57"/>
    <w:rsid w:val="08F1ADDC"/>
    <w:rsid w:val="08F61337"/>
    <w:rsid w:val="0916BED3"/>
    <w:rsid w:val="09FE6BDC"/>
    <w:rsid w:val="0A2F239D"/>
    <w:rsid w:val="0A448A03"/>
    <w:rsid w:val="0A6928EB"/>
    <w:rsid w:val="0A6C58DC"/>
    <w:rsid w:val="0AC2B2DB"/>
    <w:rsid w:val="0B0B2D5A"/>
    <w:rsid w:val="0B3DE3A7"/>
    <w:rsid w:val="0B4994EC"/>
    <w:rsid w:val="0B5A3230"/>
    <w:rsid w:val="0B6D5DBE"/>
    <w:rsid w:val="0B85C507"/>
    <w:rsid w:val="0B96B5D9"/>
    <w:rsid w:val="0BBF4BB3"/>
    <w:rsid w:val="0BED5074"/>
    <w:rsid w:val="0BF970ED"/>
    <w:rsid w:val="0C0A2D24"/>
    <w:rsid w:val="0C1044BC"/>
    <w:rsid w:val="0C17E9CF"/>
    <w:rsid w:val="0C294E9E"/>
    <w:rsid w:val="0C6C8F24"/>
    <w:rsid w:val="0C816F62"/>
    <w:rsid w:val="0CFF8F87"/>
    <w:rsid w:val="0D062030"/>
    <w:rsid w:val="0D07F154"/>
    <w:rsid w:val="0D22567C"/>
    <w:rsid w:val="0D294801"/>
    <w:rsid w:val="0D5B9380"/>
    <w:rsid w:val="0D8775A3"/>
    <w:rsid w:val="0DAE9E18"/>
    <w:rsid w:val="0E0736BB"/>
    <w:rsid w:val="0E336A3E"/>
    <w:rsid w:val="0E45C436"/>
    <w:rsid w:val="0E541753"/>
    <w:rsid w:val="0E91D2F2"/>
    <w:rsid w:val="0EBF763A"/>
    <w:rsid w:val="0EF29A35"/>
    <w:rsid w:val="0F33F379"/>
    <w:rsid w:val="0F6D3884"/>
    <w:rsid w:val="0F7F6EC7"/>
    <w:rsid w:val="0F86B987"/>
    <w:rsid w:val="0FC33C91"/>
    <w:rsid w:val="0FEF0964"/>
    <w:rsid w:val="101B73CA"/>
    <w:rsid w:val="102F940A"/>
    <w:rsid w:val="103042F7"/>
    <w:rsid w:val="10337F85"/>
    <w:rsid w:val="104009EF"/>
    <w:rsid w:val="106A26FC"/>
    <w:rsid w:val="10CF49F8"/>
    <w:rsid w:val="10FA7919"/>
    <w:rsid w:val="112047E9"/>
    <w:rsid w:val="1141B90A"/>
    <w:rsid w:val="11432F36"/>
    <w:rsid w:val="11BC83CD"/>
    <w:rsid w:val="11CB646B"/>
    <w:rsid w:val="11F5C79F"/>
    <w:rsid w:val="1215CFFF"/>
    <w:rsid w:val="122C6440"/>
    <w:rsid w:val="12CD9536"/>
    <w:rsid w:val="1306BACF"/>
    <w:rsid w:val="130B6390"/>
    <w:rsid w:val="131F848B"/>
    <w:rsid w:val="1399E199"/>
    <w:rsid w:val="13CEC684"/>
    <w:rsid w:val="13CEDCBC"/>
    <w:rsid w:val="13D67D86"/>
    <w:rsid w:val="1412182F"/>
    <w:rsid w:val="14530A39"/>
    <w:rsid w:val="145F3A05"/>
    <w:rsid w:val="1496B281"/>
    <w:rsid w:val="14A1DA7C"/>
    <w:rsid w:val="14C4355C"/>
    <w:rsid w:val="14DD6A99"/>
    <w:rsid w:val="15137EF0"/>
    <w:rsid w:val="1558DA94"/>
    <w:rsid w:val="15AA0E67"/>
    <w:rsid w:val="15DE1380"/>
    <w:rsid w:val="15FAD086"/>
    <w:rsid w:val="15FE3829"/>
    <w:rsid w:val="16084E07"/>
    <w:rsid w:val="1616A059"/>
    <w:rsid w:val="163282E2"/>
    <w:rsid w:val="168E90BE"/>
    <w:rsid w:val="16BBA65E"/>
    <w:rsid w:val="16CEC716"/>
    <w:rsid w:val="16E69675"/>
    <w:rsid w:val="16FB7BCD"/>
    <w:rsid w:val="17137532"/>
    <w:rsid w:val="1715B537"/>
    <w:rsid w:val="1753964D"/>
    <w:rsid w:val="17A0339C"/>
    <w:rsid w:val="17A1F04A"/>
    <w:rsid w:val="17CE5343"/>
    <w:rsid w:val="181EF8F8"/>
    <w:rsid w:val="18205CEF"/>
    <w:rsid w:val="1850BF7A"/>
    <w:rsid w:val="1854AF84"/>
    <w:rsid w:val="18667542"/>
    <w:rsid w:val="18B19FE0"/>
    <w:rsid w:val="18EA812C"/>
    <w:rsid w:val="18F84CBE"/>
    <w:rsid w:val="192149FF"/>
    <w:rsid w:val="19309471"/>
    <w:rsid w:val="193CDAE4"/>
    <w:rsid w:val="1942B5C6"/>
    <w:rsid w:val="194B99A5"/>
    <w:rsid w:val="198B66A8"/>
    <w:rsid w:val="19909CBF"/>
    <w:rsid w:val="19CC1FFB"/>
    <w:rsid w:val="19E18347"/>
    <w:rsid w:val="1A1203E2"/>
    <w:rsid w:val="1A31ED7F"/>
    <w:rsid w:val="1A556294"/>
    <w:rsid w:val="1A58DAF8"/>
    <w:rsid w:val="1AA05FB1"/>
    <w:rsid w:val="1AA61342"/>
    <w:rsid w:val="1AE5C2CF"/>
    <w:rsid w:val="1B125502"/>
    <w:rsid w:val="1B412A43"/>
    <w:rsid w:val="1BE12A4A"/>
    <w:rsid w:val="1BE38C0B"/>
    <w:rsid w:val="1BE8ABB5"/>
    <w:rsid w:val="1C0F9817"/>
    <w:rsid w:val="1C2113FD"/>
    <w:rsid w:val="1C35585C"/>
    <w:rsid w:val="1C512372"/>
    <w:rsid w:val="1C5EFBDE"/>
    <w:rsid w:val="1C6B7571"/>
    <w:rsid w:val="1D3BC54B"/>
    <w:rsid w:val="1D3E84BE"/>
    <w:rsid w:val="1D6F0056"/>
    <w:rsid w:val="1DAFBA62"/>
    <w:rsid w:val="1DBFAA7E"/>
    <w:rsid w:val="1E5B636C"/>
    <w:rsid w:val="1E6A1A31"/>
    <w:rsid w:val="1EB19661"/>
    <w:rsid w:val="1ECB4B1F"/>
    <w:rsid w:val="1EF0A39C"/>
    <w:rsid w:val="1F1727B3"/>
    <w:rsid w:val="1F4B53DC"/>
    <w:rsid w:val="1F59E267"/>
    <w:rsid w:val="1F6FC01B"/>
    <w:rsid w:val="1F71E646"/>
    <w:rsid w:val="1F7C726A"/>
    <w:rsid w:val="1F91044F"/>
    <w:rsid w:val="1FCC157A"/>
    <w:rsid w:val="1FDCAEDE"/>
    <w:rsid w:val="1FEDEA0F"/>
    <w:rsid w:val="1FFE2370"/>
    <w:rsid w:val="1FFF6404"/>
    <w:rsid w:val="200D9D1E"/>
    <w:rsid w:val="20427400"/>
    <w:rsid w:val="204D77E4"/>
    <w:rsid w:val="209883E3"/>
    <w:rsid w:val="20B9B61E"/>
    <w:rsid w:val="20BBEC1B"/>
    <w:rsid w:val="20DD5362"/>
    <w:rsid w:val="210BA59A"/>
    <w:rsid w:val="211161C4"/>
    <w:rsid w:val="213B4053"/>
    <w:rsid w:val="213D832D"/>
    <w:rsid w:val="21A5BF47"/>
    <w:rsid w:val="21DD0B40"/>
    <w:rsid w:val="220BFD88"/>
    <w:rsid w:val="221ECB10"/>
    <w:rsid w:val="2221EA4B"/>
    <w:rsid w:val="2224B148"/>
    <w:rsid w:val="22781C11"/>
    <w:rsid w:val="22851FC5"/>
    <w:rsid w:val="228D9AE7"/>
    <w:rsid w:val="22BCC9FF"/>
    <w:rsid w:val="22BD2D91"/>
    <w:rsid w:val="22DE2C1E"/>
    <w:rsid w:val="23042FAE"/>
    <w:rsid w:val="231662AE"/>
    <w:rsid w:val="231C039C"/>
    <w:rsid w:val="2347F050"/>
    <w:rsid w:val="23921EA4"/>
    <w:rsid w:val="23D477DC"/>
    <w:rsid w:val="23D7801D"/>
    <w:rsid w:val="23E207F1"/>
    <w:rsid w:val="24253CE1"/>
    <w:rsid w:val="244709E1"/>
    <w:rsid w:val="246709EC"/>
    <w:rsid w:val="2467FEBC"/>
    <w:rsid w:val="24ACFDEB"/>
    <w:rsid w:val="24D25791"/>
    <w:rsid w:val="25513E41"/>
    <w:rsid w:val="25632DF8"/>
    <w:rsid w:val="2565E09E"/>
    <w:rsid w:val="25740CBA"/>
    <w:rsid w:val="257D2640"/>
    <w:rsid w:val="25828C44"/>
    <w:rsid w:val="25BDD2B9"/>
    <w:rsid w:val="25C1A7D8"/>
    <w:rsid w:val="25F30B46"/>
    <w:rsid w:val="25FC773A"/>
    <w:rsid w:val="260AA435"/>
    <w:rsid w:val="266BC276"/>
    <w:rsid w:val="26901743"/>
    <w:rsid w:val="26C01B43"/>
    <w:rsid w:val="26CF1CA3"/>
    <w:rsid w:val="26DF6EAB"/>
    <w:rsid w:val="27096D56"/>
    <w:rsid w:val="270F8A82"/>
    <w:rsid w:val="271BBD6A"/>
    <w:rsid w:val="27318E26"/>
    <w:rsid w:val="275D7839"/>
    <w:rsid w:val="27EC6493"/>
    <w:rsid w:val="2843A1A4"/>
    <w:rsid w:val="2853105B"/>
    <w:rsid w:val="2869F216"/>
    <w:rsid w:val="287D7544"/>
    <w:rsid w:val="28828BCC"/>
    <w:rsid w:val="28A5CC8F"/>
    <w:rsid w:val="28B5848F"/>
    <w:rsid w:val="28E86547"/>
    <w:rsid w:val="28FC5E3E"/>
    <w:rsid w:val="290CDBC7"/>
    <w:rsid w:val="29487A01"/>
    <w:rsid w:val="29508298"/>
    <w:rsid w:val="295E9641"/>
    <w:rsid w:val="296E2533"/>
    <w:rsid w:val="29D96E8C"/>
    <w:rsid w:val="29E832BC"/>
    <w:rsid w:val="29F1FA6A"/>
    <w:rsid w:val="29F2AC47"/>
    <w:rsid w:val="29F7F471"/>
    <w:rsid w:val="2A16C756"/>
    <w:rsid w:val="2A5E2DD2"/>
    <w:rsid w:val="2A6CE0C8"/>
    <w:rsid w:val="2A70C42F"/>
    <w:rsid w:val="2AA08DF6"/>
    <w:rsid w:val="2AAFB7AA"/>
    <w:rsid w:val="2AE05D0D"/>
    <w:rsid w:val="2B23229F"/>
    <w:rsid w:val="2B52F8D3"/>
    <w:rsid w:val="2B710CE3"/>
    <w:rsid w:val="2BE3D044"/>
    <w:rsid w:val="2C02EC38"/>
    <w:rsid w:val="2C068273"/>
    <w:rsid w:val="2C2E5A16"/>
    <w:rsid w:val="2C406825"/>
    <w:rsid w:val="2C4B880B"/>
    <w:rsid w:val="2C52C0C2"/>
    <w:rsid w:val="2C5AF00D"/>
    <w:rsid w:val="2C6D54B2"/>
    <w:rsid w:val="2C9A26F9"/>
    <w:rsid w:val="2D231665"/>
    <w:rsid w:val="2D329A95"/>
    <w:rsid w:val="2D719ABC"/>
    <w:rsid w:val="2D7EC636"/>
    <w:rsid w:val="2D89E520"/>
    <w:rsid w:val="2DED4DA0"/>
    <w:rsid w:val="2E7D8A18"/>
    <w:rsid w:val="2E8822E7"/>
    <w:rsid w:val="2EC3ED8A"/>
    <w:rsid w:val="2EDCAD71"/>
    <w:rsid w:val="2EDD61DD"/>
    <w:rsid w:val="2EF483C2"/>
    <w:rsid w:val="2F0F423A"/>
    <w:rsid w:val="2F2B1029"/>
    <w:rsid w:val="2F2BEDDA"/>
    <w:rsid w:val="2F3E7E6E"/>
    <w:rsid w:val="2F42467E"/>
    <w:rsid w:val="2F7A590A"/>
    <w:rsid w:val="2F99B37B"/>
    <w:rsid w:val="2FABE0AA"/>
    <w:rsid w:val="2FAEF478"/>
    <w:rsid w:val="2FB83668"/>
    <w:rsid w:val="2FF071A0"/>
    <w:rsid w:val="2FF77678"/>
    <w:rsid w:val="300AD1B0"/>
    <w:rsid w:val="305112FA"/>
    <w:rsid w:val="3053957C"/>
    <w:rsid w:val="305BDB9E"/>
    <w:rsid w:val="30890E2F"/>
    <w:rsid w:val="30C98504"/>
    <w:rsid w:val="30D00832"/>
    <w:rsid w:val="311BE3B2"/>
    <w:rsid w:val="31420264"/>
    <w:rsid w:val="319A366C"/>
    <w:rsid w:val="31D3C79A"/>
    <w:rsid w:val="31D711DD"/>
    <w:rsid w:val="320E4462"/>
    <w:rsid w:val="3223393E"/>
    <w:rsid w:val="3238FC06"/>
    <w:rsid w:val="324DF0DF"/>
    <w:rsid w:val="327254E6"/>
    <w:rsid w:val="327DCED9"/>
    <w:rsid w:val="328541F4"/>
    <w:rsid w:val="32890FB3"/>
    <w:rsid w:val="328CF04C"/>
    <w:rsid w:val="3292777E"/>
    <w:rsid w:val="32D1DB4C"/>
    <w:rsid w:val="32D30F8C"/>
    <w:rsid w:val="32D9CB3C"/>
    <w:rsid w:val="32E2C058"/>
    <w:rsid w:val="3302B441"/>
    <w:rsid w:val="332C997C"/>
    <w:rsid w:val="332F4D1C"/>
    <w:rsid w:val="334371B8"/>
    <w:rsid w:val="33453FA7"/>
    <w:rsid w:val="335A90BD"/>
    <w:rsid w:val="339A6E51"/>
    <w:rsid w:val="33BFBBCC"/>
    <w:rsid w:val="33FF365C"/>
    <w:rsid w:val="3423DFD8"/>
    <w:rsid w:val="3429A7AA"/>
    <w:rsid w:val="3438AEB0"/>
    <w:rsid w:val="34423DC8"/>
    <w:rsid w:val="34820836"/>
    <w:rsid w:val="34840AED"/>
    <w:rsid w:val="34D0D8B2"/>
    <w:rsid w:val="351257FF"/>
    <w:rsid w:val="35362490"/>
    <w:rsid w:val="35507C1E"/>
    <w:rsid w:val="355533D2"/>
    <w:rsid w:val="355CBD4C"/>
    <w:rsid w:val="3565D2D1"/>
    <w:rsid w:val="35684C1C"/>
    <w:rsid w:val="3594F193"/>
    <w:rsid w:val="364FB818"/>
    <w:rsid w:val="36629588"/>
    <w:rsid w:val="36845386"/>
    <w:rsid w:val="36AE59FE"/>
    <w:rsid w:val="36B2A47F"/>
    <w:rsid w:val="36EA3A4B"/>
    <w:rsid w:val="370CAE28"/>
    <w:rsid w:val="37143354"/>
    <w:rsid w:val="37460B15"/>
    <w:rsid w:val="37705271"/>
    <w:rsid w:val="378F818C"/>
    <w:rsid w:val="37B1ADA4"/>
    <w:rsid w:val="37BEA1D8"/>
    <w:rsid w:val="37EF7C86"/>
    <w:rsid w:val="38361974"/>
    <w:rsid w:val="3851CA6A"/>
    <w:rsid w:val="38965A6A"/>
    <w:rsid w:val="38A6C0E1"/>
    <w:rsid w:val="38A920D6"/>
    <w:rsid w:val="38D93179"/>
    <w:rsid w:val="39089211"/>
    <w:rsid w:val="3927DA52"/>
    <w:rsid w:val="394D7E05"/>
    <w:rsid w:val="396A418B"/>
    <w:rsid w:val="396D69C1"/>
    <w:rsid w:val="39B4812B"/>
    <w:rsid w:val="3A11E74E"/>
    <w:rsid w:val="3A131DEC"/>
    <w:rsid w:val="3A58633F"/>
    <w:rsid w:val="3A829872"/>
    <w:rsid w:val="3A95A839"/>
    <w:rsid w:val="3A95C416"/>
    <w:rsid w:val="3AC57EA1"/>
    <w:rsid w:val="3B2D5259"/>
    <w:rsid w:val="3B41F189"/>
    <w:rsid w:val="3B4D5AA8"/>
    <w:rsid w:val="3BB99E67"/>
    <w:rsid w:val="3BC154F1"/>
    <w:rsid w:val="3C2FF1F9"/>
    <w:rsid w:val="3C6AAA3D"/>
    <w:rsid w:val="3C89CA0E"/>
    <w:rsid w:val="3C904C11"/>
    <w:rsid w:val="3C9293D0"/>
    <w:rsid w:val="3CA39E2E"/>
    <w:rsid w:val="3D20CC4F"/>
    <w:rsid w:val="3D77DD8E"/>
    <w:rsid w:val="3D7C4A47"/>
    <w:rsid w:val="3D86DB1B"/>
    <w:rsid w:val="3DA40DB6"/>
    <w:rsid w:val="3DCBC25A"/>
    <w:rsid w:val="3E04F4E8"/>
    <w:rsid w:val="3E0E2072"/>
    <w:rsid w:val="3E8DC9F1"/>
    <w:rsid w:val="3EDE4551"/>
    <w:rsid w:val="3F0BD85C"/>
    <w:rsid w:val="3F4C1D03"/>
    <w:rsid w:val="3F4E243B"/>
    <w:rsid w:val="3F69DC57"/>
    <w:rsid w:val="3F8A057A"/>
    <w:rsid w:val="3FAF6077"/>
    <w:rsid w:val="3FBA133B"/>
    <w:rsid w:val="3FBCBF89"/>
    <w:rsid w:val="3FD4BBDD"/>
    <w:rsid w:val="403F9711"/>
    <w:rsid w:val="4085B256"/>
    <w:rsid w:val="40B3DEF8"/>
    <w:rsid w:val="40CE6C19"/>
    <w:rsid w:val="41AD16CE"/>
    <w:rsid w:val="41ADC978"/>
    <w:rsid w:val="41B0BB59"/>
    <w:rsid w:val="41CDBB6B"/>
    <w:rsid w:val="420A7318"/>
    <w:rsid w:val="42114830"/>
    <w:rsid w:val="425CD6A6"/>
    <w:rsid w:val="426FD2EC"/>
    <w:rsid w:val="42832283"/>
    <w:rsid w:val="42943080"/>
    <w:rsid w:val="42DDE843"/>
    <w:rsid w:val="430192BC"/>
    <w:rsid w:val="4309CEBE"/>
    <w:rsid w:val="430ABC78"/>
    <w:rsid w:val="430B9B0C"/>
    <w:rsid w:val="430BA7DC"/>
    <w:rsid w:val="4349CB4E"/>
    <w:rsid w:val="438F2915"/>
    <w:rsid w:val="439D0FBF"/>
    <w:rsid w:val="44BF19E0"/>
    <w:rsid w:val="44D2CA48"/>
    <w:rsid w:val="44DE2ADF"/>
    <w:rsid w:val="4524D8FC"/>
    <w:rsid w:val="4534382D"/>
    <w:rsid w:val="4592CB98"/>
    <w:rsid w:val="45A9791F"/>
    <w:rsid w:val="45CA8EC2"/>
    <w:rsid w:val="45E2C42C"/>
    <w:rsid w:val="460CDF93"/>
    <w:rsid w:val="464E0FAF"/>
    <w:rsid w:val="467B186F"/>
    <w:rsid w:val="4693B849"/>
    <w:rsid w:val="47821A3F"/>
    <w:rsid w:val="47871791"/>
    <w:rsid w:val="479A5BA5"/>
    <w:rsid w:val="47AAA0AB"/>
    <w:rsid w:val="47B833C0"/>
    <w:rsid w:val="47E9AE6E"/>
    <w:rsid w:val="4804E08E"/>
    <w:rsid w:val="481DCC46"/>
    <w:rsid w:val="483AC6FF"/>
    <w:rsid w:val="4869F368"/>
    <w:rsid w:val="487271AC"/>
    <w:rsid w:val="487A362F"/>
    <w:rsid w:val="48FF5368"/>
    <w:rsid w:val="49448055"/>
    <w:rsid w:val="49549DF4"/>
    <w:rsid w:val="4970D440"/>
    <w:rsid w:val="4986F352"/>
    <w:rsid w:val="4A03BE95"/>
    <w:rsid w:val="4A43575E"/>
    <w:rsid w:val="4A4B6ED6"/>
    <w:rsid w:val="4A649733"/>
    <w:rsid w:val="4ADBAA5C"/>
    <w:rsid w:val="4AE8B3A0"/>
    <w:rsid w:val="4AF825F6"/>
    <w:rsid w:val="4B04FDB9"/>
    <w:rsid w:val="4B18BDEC"/>
    <w:rsid w:val="4B28A749"/>
    <w:rsid w:val="4B294E77"/>
    <w:rsid w:val="4B3021AB"/>
    <w:rsid w:val="4B6A27C1"/>
    <w:rsid w:val="4B9017EF"/>
    <w:rsid w:val="4C7B46C2"/>
    <w:rsid w:val="4C8F5971"/>
    <w:rsid w:val="4CA87502"/>
    <w:rsid w:val="4CCDD454"/>
    <w:rsid w:val="4CD1E55D"/>
    <w:rsid w:val="4D043410"/>
    <w:rsid w:val="4D0741F2"/>
    <w:rsid w:val="4D2E0CC2"/>
    <w:rsid w:val="4D353A59"/>
    <w:rsid w:val="4D4E1497"/>
    <w:rsid w:val="4D772E21"/>
    <w:rsid w:val="4DEB5A4B"/>
    <w:rsid w:val="4E1514EC"/>
    <w:rsid w:val="4E1583AF"/>
    <w:rsid w:val="4E19E22F"/>
    <w:rsid w:val="4EBC7A52"/>
    <w:rsid w:val="4EE52D4F"/>
    <w:rsid w:val="4F38ACBD"/>
    <w:rsid w:val="4F39468E"/>
    <w:rsid w:val="4F3AA490"/>
    <w:rsid w:val="4F4584BF"/>
    <w:rsid w:val="4F75E379"/>
    <w:rsid w:val="4FCEDAED"/>
    <w:rsid w:val="4FE1FD89"/>
    <w:rsid w:val="5026DDB3"/>
    <w:rsid w:val="508E09C7"/>
    <w:rsid w:val="50950794"/>
    <w:rsid w:val="50D5E4D2"/>
    <w:rsid w:val="510AB8FC"/>
    <w:rsid w:val="5184A1D7"/>
    <w:rsid w:val="51B5903C"/>
    <w:rsid w:val="51C8629A"/>
    <w:rsid w:val="51D06F35"/>
    <w:rsid w:val="51E00862"/>
    <w:rsid w:val="51FE6CF4"/>
    <w:rsid w:val="5228C842"/>
    <w:rsid w:val="52345CEA"/>
    <w:rsid w:val="525F8D01"/>
    <w:rsid w:val="52DE1C0E"/>
    <w:rsid w:val="52EDB9CB"/>
    <w:rsid w:val="52FBF0B4"/>
    <w:rsid w:val="5310D86D"/>
    <w:rsid w:val="53401F2F"/>
    <w:rsid w:val="53624E30"/>
    <w:rsid w:val="537D5A10"/>
    <w:rsid w:val="53890EBF"/>
    <w:rsid w:val="53BF130E"/>
    <w:rsid w:val="53CA9403"/>
    <w:rsid w:val="54021377"/>
    <w:rsid w:val="54202B06"/>
    <w:rsid w:val="5441A657"/>
    <w:rsid w:val="54C4E349"/>
    <w:rsid w:val="54E6DAFF"/>
    <w:rsid w:val="54EF8C88"/>
    <w:rsid w:val="55130E1B"/>
    <w:rsid w:val="5529FF26"/>
    <w:rsid w:val="55B01898"/>
    <w:rsid w:val="55E7F232"/>
    <w:rsid w:val="563B25C7"/>
    <w:rsid w:val="56774D55"/>
    <w:rsid w:val="56B3A1C5"/>
    <w:rsid w:val="56E2F817"/>
    <w:rsid w:val="56E3FBA9"/>
    <w:rsid w:val="56FDF802"/>
    <w:rsid w:val="572F0FE9"/>
    <w:rsid w:val="575FF9DB"/>
    <w:rsid w:val="57CF61D7"/>
    <w:rsid w:val="57D9ECD2"/>
    <w:rsid w:val="57DB837D"/>
    <w:rsid w:val="57E89F77"/>
    <w:rsid w:val="57F4B2E4"/>
    <w:rsid w:val="581E7BC1"/>
    <w:rsid w:val="5834FA20"/>
    <w:rsid w:val="585A5841"/>
    <w:rsid w:val="58642C95"/>
    <w:rsid w:val="586542E7"/>
    <w:rsid w:val="58C38B46"/>
    <w:rsid w:val="58D4F3F7"/>
    <w:rsid w:val="58DE2988"/>
    <w:rsid w:val="590FA0CD"/>
    <w:rsid w:val="5917D6BB"/>
    <w:rsid w:val="596D3609"/>
    <w:rsid w:val="598F4913"/>
    <w:rsid w:val="5997AA72"/>
    <w:rsid w:val="59A1ABE7"/>
    <w:rsid w:val="59A93802"/>
    <w:rsid w:val="59AB849C"/>
    <w:rsid w:val="59CE674E"/>
    <w:rsid w:val="59E46EC3"/>
    <w:rsid w:val="59E9F14A"/>
    <w:rsid w:val="5A011348"/>
    <w:rsid w:val="5A2CB534"/>
    <w:rsid w:val="5A8C486D"/>
    <w:rsid w:val="5A8C608B"/>
    <w:rsid w:val="5ACFF2E1"/>
    <w:rsid w:val="5B070299"/>
    <w:rsid w:val="5B3AE5AF"/>
    <w:rsid w:val="5B537285"/>
    <w:rsid w:val="5B9E84F1"/>
    <w:rsid w:val="5BB37568"/>
    <w:rsid w:val="5BC2EDAD"/>
    <w:rsid w:val="5BC5E2A5"/>
    <w:rsid w:val="5C41F3F7"/>
    <w:rsid w:val="5C8562C4"/>
    <w:rsid w:val="5CDF7C09"/>
    <w:rsid w:val="5D1BB27F"/>
    <w:rsid w:val="5D751029"/>
    <w:rsid w:val="5D86287E"/>
    <w:rsid w:val="5DAA3EDD"/>
    <w:rsid w:val="5E2AE215"/>
    <w:rsid w:val="5E459F5A"/>
    <w:rsid w:val="5EA15BD7"/>
    <w:rsid w:val="5EEC15AF"/>
    <w:rsid w:val="5EFD556C"/>
    <w:rsid w:val="5F111F5E"/>
    <w:rsid w:val="5F626CA9"/>
    <w:rsid w:val="5F68985D"/>
    <w:rsid w:val="5F79737F"/>
    <w:rsid w:val="5F971039"/>
    <w:rsid w:val="5FE4FEB7"/>
    <w:rsid w:val="60241131"/>
    <w:rsid w:val="60B49DD8"/>
    <w:rsid w:val="60B59057"/>
    <w:rsid w:val="612F1B00"/>
    <w:rsid w:val="6132E931"/>
    <w:rsid w:val="617D401C"/>
    <w:rsid w:val="6199CD1A"/>
    <w:rsid w:val="61D64DD7"/>
    <w:rsid w:val="6208CDCF"/>
    <w:rsid w:val="62334100"/>
    <w:rsid w:val="62534559"/>
    <w:rsid w:val="628CFEC3"/>
    <w:rsid w:val="62A7F8A6"/>
    <w:rsid w:val="62C994E1"/>
    <w:rsid w:val="630A1F0E"/>
    <w:rsid w:val="631FC9C7"/>
    <w:rsid w:val="634D25FE"/>
    <w:rsid w:val="6367CF37"/>
    <w:rsid w:val="639D3F7E"/>
    <w:rsid w:val="63B7B58D"/>
    <w:rsid w:val="63ECBEE2"/>
    <w:rsid w:val="64172F9E"/>
    <w:rsid w:val="641F297F"/>
    <w:rsid w:val="645ADACC"/>
    <w:rsid w:val="6487139C"/>
    <w:rsid w:val="649B7B18"/>
    <w:rsid w:val="64E30F7C"/>
    <w:rsid w:val="64F1ACDE"/>
    <w:rsid w:val="658DE1FD"/>
    <w:rsid w:val="65A38433"/>
    <w:rsid w:val="65E032DA"/>
    <w:rsid w:val="6627E374"/>
    <w:rsid w:val="668960FA"/>
    <w:rsid w:val="66BE75C8"/>
    <w:rsid w:val="66C8F55E"/>
    <w:rsid w:val="6715D1BD"/>
    <w:rsid w:val="67233833"/>
    <w:rsid w:val="673F5494"/>
    <w:rsid w:val="675C86D0"/>
    <w:rsid w:val="6773AB6C"/>
    <w:rsid w:val="67D74334"/>
    <w:rsid w:val="67EB3211"/>
    <w:rsid w:val="67F0109C"/>
    <w:rsid w:val="67F5D52C"/>
    <w:rsid w:val="67FB6981"/>
    <w:rsid w:val="681D11B0"/>
    <w:rsid w:val="682B42C4"/>
    <w:rsid w:val="6843E2B5"/>
    <w:rsid w:val="6856BAA2"/>
    <w:rsid w:val="6870D6CD"/>
    <w:rsid w:val="68A25417"/>
    <w:rsid w:val="68A67E73"/>
    <w:rsid w:val="68B182D5"/>
    <w:rsid w:val="690A4489"/>
    <w:rsid w:val="697E9F0E"/>
    <w:rsid w:val="69A7FBB4"/>
    <w:rsid w:val="6A02166D"/>
    <w:rsid w:val="6A0BA656"/>
    <w:rsid w:val="6A0D841F"/>
    <w:rsid w:val="6A14CA12"/>
    <w:rsid w:val="6A365B75"/>
    <w:rsid w:val="6A7E7B31"/>
    <w:rsid w:val="6AAA1C5C"/>
    <w:rsid w:val="6AB1BD10"/>
    <w:rsid w:val="6ABE7E59"/>
    <w:rsid w:val="6B347012"/>
    <w:rsid w:val="6B52028E"/>
    <w:rsid w:val="6B53CFD6"/>
    <w:rsid w:val="6BD634B0"/>
    <w:rsid w:val="6BF85EA3"/>
    <w:rsid w:val="6BFD5E5E"/>
    <w:rsid w:val="6C2CC147"/>
    <w:rsid w:val="6C48BEBE"/>
    <w:rsid w:val="6C571BC4"/>
    <w:rsid w:val="6C896E7A"/>
    <w:rsid w:val="6CAC062D"/>
    <w:rsid w:val="6CBBBE63"/>
    <w:rsid w:val="6D552890"/>
    <w:rsid w:val="6D67A805"/>
    <w:rsid w:val="6D7ED910"/>
    <w:rsid w:val="6DA88366"/>
    <w:rsid w:val="6DAA8234"/>
    <w:rsid w:val="6DF1F8EE"/>
    <w:rsid w:val="6DF929A3"/>
    <w:rsid w:val="6E35B7E3"/>
    <w:rsid w:val="6E44DC08"/>
    <w:rsid w:val="6E4E1749"/>
    <w:rsid w:val="6E78BCDD"/>
    <w:rsid w:val="6EC0D2AA"/>
    <w:rsid w:val="6EC117B6"/>
    <w:rsid w:val="6EE5063E"/>
    <w:rsid w:val="6EF3D929"/>
    <w:rsid w:val="6F040D55"/>
    <w:rsid w:val="6F1C7CEF"/>
    <w:rsid w:val="6F278A76"/>
    <w:rsid w:val="6F2F61BB"/>
    <w:rsid w:val="6F39ECB6"/>
    <w:rsid w:val="6F4A4358"/>
    <w:rsid w:val="6F670EA2"/>
    <w:rsid w:val="6FB85FE7"/>
    <w:rsid w:val="6FBDFE4E"/>
    <w:rsid w:val="6FD73180"/>
    <w:rsid w:val="701D3AF9"/>
    <w:rsid w:val="701E7B93"/>
    <w:rsid w:val="705020DB"/>
    <w:rsid w:val="7084395F"/>
    <w:rsid w:val="70BC94BA"/>
    <w:rsid w:val="7108DA4C"/>
    <w:rsid w:val="7162D68D"/>
    <w:rsid w:val="71D2A75D"/>
    <w:rsid w:val="71FCCBDE"/>
    <w:rsid w:val="722E5488"/>
    <w:rsid w:val="72587B46"/>
    <w:rsid w:val="7267027D"/>
    <w:rsid w:val="72B1A2EF"/>
    <w:rsid w:val="72C795F8"/>
    <w:rsid w:val="730C58F7"/>
    <w:rsid w:val="73171510"/>
    <w:rsid w:val="736A909A"/>
    <w:rsid w:val="737E2CBC"/>
    <w:rsid w:val="73871AA6"/>
    <w:rsid w:val="738E09DD"/>
    <w:rsid w:val="739C9B9F"/>
    <w:rsid w:val="73A1FBD5"/>
    <w:rsid w:val="741B51A0"/>
    <w:rsid w:val="745AF98E"/>
    <w:rsid w:val="7464F8FD"/>
    <w:rsid w:val="74B24726"/>
    <w:rsid w:val="74DD1218"/>
    <w:rsid w:val="74E92B1F"/>
    <w:rsid w:val="7520DD28"/>
    <w:rsid w:val="7544C914"/>
    <w:rsid w:val="755DF785"/>
    <w:rsid w:val="759C3246"/>
    <w:rsid w:val="75B71BDE"/>
    <w:rsid w:val="75D28655"/>
    <w:rsid w:val="760137DB"/>
    <w:rsid w:val="7616F4E4"/>
    <w:rsid w:val="76653889"/>
    <w:rsid w:val="7671191A"/>
    <w:rsid w:val="76A18598"/>
    <w:rsid w:val="776DE4B6"/>
    <w:rsid w:val="7784D07B"/>
    <w:rsid w:val="7789B5FA"/>
    <w:rsid w:val="77EE2D64"/>
    <w:rsid w:val="780D8742"/>
    <w:rsid w:val="7844B77A"/>
    <w:rsid w:val="785AB3B8"/>
    <w:rsid w:val="78718E18"/>
    <w:rsid w:val="78B77A30"/>
    <w:rsid w:val="7907B26C"/>
    <w:rsid w:val="792A4B02"/>
    <w:rsid w:val="79E2D407"/>
    <w:rsid w:val="79EE6B00"/>
    <w:rsid w:val="7A07F46D"/>
    <w:rsid w:val="7A0BF402"/>
    <w:rsid w:val="7A2E0EBA"/>
    <w:rsid w:val="7A35D98E"/>
    <w:rsid w:val="7A4175D6"/>
    <w:rsid w:val="7A5E0904"/>
    <w:rsid w:val="7A78D2F8"/>
    <w:rsid w:val="7ACFE54E"/>
    <w:rsid w:val="7B23371C"/>
    <w:rsid w:val="7B54F23E"/>
    <w:rsid w:val="7B8E8B15"/>
    <w:rsid w:val="7BB23306"/>
    <w:rsid w:val="7BB2C99A"/>
    <w:rsid w:val="7BE8AA4E"/>
    <w:rsid w:val="7CBD7061"/>
    <w:rsid w:val="7D0CB289"/>
    <w:rsid w:val="7D657E70"/>
    <w:rsid w:val="7D905BBA"/>
    <w:rsid w:val="7D9F1D06"/>
    <w:rsid w:val="7DB974B1"/>
    <w:rsid w:val="7E229962"/>
    <w:rsid w:val="7E410BED"/>
    <w:rsid w:val="7E51D8D3"/>
    <w:rsid w:val="7E5A2F89"/>
    <w:rsid w:val="7E625D20"/>
    <w:rsid w:val="7E8B96E1"/>
    <w:rsid w:val="7EB3F8FE"/>
    <w:rsid w:val="7EE473E7"/>
    <w:rsid w:val="7EFE4F99"/>
    <w:rsid w:val="7F0B1562"/>
    <w:rsid w:val="7F331BBE"/>
    <w:rsid w:val="7F36E823"/>
    <w:rsid w:val="7F3A67D3"/>
    <w:rsid w:val="7F4067E0"/>
    <w:rsid w:val="7F474351"/>
    <w:rsid w:val="7F4E7801"/>
    <w:rsid w:val="7F4F4F6C"/>
    <w:rsid w:val="7FB8629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FB4B"/>
  <w15:docId w15:val="{782BD8BA-5DD3-4C72-8656-0C761C9A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2209D"/>
    <w:pPr>
      <w:keepNext/>
      <w:keepLines/>
      <w:spacing w:before="240" w:after="240" w:line="360" w:lineRule="auto"/>
      <w:jc w:val="both"/>
      <w:outlineLvl w:val="0"/>
    </w:pPr>
    <w:rPr>
      <w:b/>
      <w:bCs/>
      <w:color w:val="5B0F00"/>
      <w:sz w:val="36"/>
      <w:szCs w:val="36"/>
    </w:rPr>
  </w:style>
  <w:style w:type="paragraph" w:styleId="Heading2">
    <w:name w:val="heading 2"/>
    <w:basedOn w:val="Normal"/>
    <w:next w:val="Normal"/>
    <w:link w:val="Heading2Char"/>
    <w:uiPriority w:val="9"/>
    <w:unhideWhenUsed/>
    <w:qFormat/>
    <w:rsid w:val="0032209D"/>
    <w:pPr>
      <w:keepNext/>
      <w:keepLines/>
      <w:spacing w:before="360" w:after="120" w:line="360" w:lineRule="auto"/>
      <w:jc w:val="both"/>
      <w:outlineLvl w:val="1"/>
    </w:pPr>
    <w:rPr>
      <w:b/>
      <w:bCs/>
      <w:color w:val="5B0F00"/>
      <w:sz w:val="32"/>
      <w:szCs w:val="32"/>
    </w:rPr>
  </w:style>
  <w:style w:type="paragraph" w:styleId="Heading3">
    <w:name w:val="heading 3"/>
    <w:basedOn w:val="Normal"/>
    <w:next w:val="Normal"/>
    <w:link w:val="Heading3Char"/>
    <w:uiPriority w:val="9"/>
    <w:unhideWhenUsed/>
    <w:qFormat/>
    <w:rsid w:val="0032209D"/>
    <w:pPr>
      <w:keepNext/>
      <w:keepLines/>
      <w:spacing w:before="320" w:after="80" w:line="360" w:lineRule="auto"/>
      <w:jc w:val="both"/>
      <w:outlineLvl w:val="2"/>
    </w:pPr>
    <w:rPr>
      <w:b/>
      <w:bCs/>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color w:val="5B0F00"/>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45B5C"/>
    <w:pPr>
      <w:spacing w:before="0" w:line="240" w:lineRule="auto"/>
    </w:pPr>
  </w:style>
  <w:style w:type="paragraph" w:styleId="CommentSubject">
    <w:name w:val="annotation subject"/>
    <w:basedOn w:val="CommentText"/>
    <w:next w:val="CommentText"/>
    <w:link w:val="CommentSubjectChar"/>
    <w:uiPriority w:val="99"/>
    <w:semiHidden/>
    <w:unhideWhenUsed/>
    <w:rsid w:val="00E45B5C"/>
    <w:rPr>
      <w:b/>
      <w:bCs/>
    </w:rPr>
  </w:style>
  <w:style w:type="character" w:customStyle="1" w:styleId="CommentSubjectChar">
    <w:name w:val="Comment Subject Char"/>
    <w:basedOn w:val="CommentTextChar"/>
    <w:link w:val="CommentSubject"/>
    <w:uiPriority w:val="99"/>
    <w:semiHidden/>
    <w:rsid w:val="00E45B5C"/>
    <w:rPr>
      <w:b/>
      <w:bCs/>
      <w:sz w:val="20"/>
      <w:szCs w:val="20"/>
    </w:rPr>
  </w:style>
  <w:style w:type="paragraph" w:styleId="Header">
    <w:name w:val="header"/>
    <w:basedOn w:val="Normal"/>
    <w:link w:val="HeaderChar"/>
    <w:uiPriority w:val="99"/>
    <w:unhideWhenUsed/>
    <w:rsid w:val="007C15B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C15B7"/>
  </w:style>
  <w:style w:type="paragraph" w:styleId="Footer">
    <w:name w:val="footer"/>
    <w:basedOn w:val="Normal"/>
    <w:link w:val="FooterChar"/>
    <w:uiPriority w:val="99"/>
    <w:unhideWhenUsed/>
    <w:rsid w:val="007C15B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C15B7"/>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07030"/>
    <w:rPr>
      <w:color w:val="0000FF" w:themeColor="hyperlink"/>
      <w:u w:val="single"/>
    </w:rPr>
  </w:style>
  <w:style w:type="character" w:styleId="UnresolvedMention">
    <w:name w:val="Unresolved Mention"/>
    <w:basedOn w:val="DefaultParagraphFont"/>
    <w:uiPriority w:val="99"/>
    <w:semiHidden/>
    <w:unhideWhenUsed/>
    <w:rsid w:val="00207030"/>
    <w:rPr>
      <w:color w:val="605E5C"/>
      <w:shd w:val="clear" w:color="auto" w:fill="E1DFDD"/>
    </w:rPr>
  </w:style>
  <w:style w:type="paragraph" w:styleId="Bibliography">
    <w:name w:val="Bibliography"/>
    <w:basedOn w:val="Normal"/>
    <w:next w:val="Normal"/>
    <w:uiPriority w:val="37"/>
    <w:unhideWhenUsed/>
    <w:rsid w:val="00495779"/>
    <w:pPr>
      <w:tabs>
        <w:tab w:val="left" w:pos="384"/>
      </w:tabs>
      <w:spacing w:after="240" w:line="240" w:lineRule="auto"/>
      <w:ind w:left="384" w:hanging="384"/>
    </w:pPr>
  </w:style>
  <w:style w:type="paragraph" w:styleId="ListParagraph">
    <w:name w:val="List Paragraph"/>
    <w:basedOn w:val="Normal"/>
    <w:uiPriority w:val="34"/>
    <w:qFormat/>
    <w:rsid w:val="00B51432"/>
    <w:pPr>
      <w:ind w:left="720"/>
      <w:contextualSpacing/>
    </w:pPr>
  </w:style>
  <w:style w:type="character" w:styleId="LineNumber">
    <w:name w:val="line number"/>
    <w:basedOn w:val="DefaultParagraphFont"/>
    <w:uiPriority w:val="99"/>
    <w:semiHidden/>
    <w:unhideWhenUsed/>
    <w:rsid w:val="004729B1"/>
  </w:style>
  <w:style w:type="character" w:customStyle="1" w:styleId="Heading3Char">
    <w:name w:val="Heading 3 Char"/>
    <w:basedOn w:val="DefaultParagraphFont"/>
    <w:link w:val="Heading3"/>
    <w:uiPriority w:val="9"/>
    <w:rsid w:val="000D11D3"/>
    <w:rPr>
      <w:b/>
      <w:bCs/>
      <w:color w:val="434343"/>
      <w:sz w:val="28"/>
      <w:szCs w:val="28"/>
    </w:rPr>
  </w:style>
  <w:style w:type="table" w:customStyle="1" w:styleId="3">
    <w:name w:val="3"/>
    <w:basedOn w:val="TableNormal"/>
    <w:rsid w:val="006D105A"/>
    <w:tblPr>
      <w:tblStyleRowBandSize w:val="1"/>
      <w:tblStyleColBandSize w:val="1"/>
      <w:tblCellMar>
        <w:top w:w="100" w:type="dxa"/>
        <w:left w:w="100" w:type="dxa"/>
        <w:bottom w:w="100" w:type="dxa"/>
        <w:right w:w="100" w:type="dxa"/>
      </w:tblCellMar>
    </w:tblPr>
  </w:style>
  <w:style w:type="table" w:customStyle="1" w:styleId="2">
    <w:name w:val="2"/>
    <w:basedOn w:val="TableNormal"/>
    <w:rsid w:val="006D105A"/>
    <w:tblPr>
      <w:tblStyleRowBandSize w:val="1"/>
      <w:tblStyleColBandSize w:val="1"/>
      <w:tblCellMar>
        <w:top w:w="100" w:type="dxa"/>
        <w:left w:w="100" w:type="dxa"/>
        <w:bottom w:w="100" w:type="dxa"/>
        <w:right w:w="100" w:type="dxa"/>
      </w:tblCellMar>
    </w:tblPr>
  </w:style>
  <w:style w:type="table" w:customStyle="1" w:styleId="1">
    <w:name w:val="1"/>
    <w:basedOn w:val="TableNormal"/>
    <w:rsid w:val="006D105A"/>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F87B55"/>
    <w:rPr>
      <w:color w:val="666666"/>
    </w:rPr>
  </w:style>
  <w:style w:type="character" w:customStyle="1" w:styleId="Heading2Char">
    <w:name w:val="Heading 2 Char"/>
    <w:basedOn w:val="DefaultParagraphFont"/>
    <w:link w:val="Heading2"/>
    <w:uiPriority w:val="9"/>
    <w:rsid w:val="00664B79"/>
    <w:rPr>
      <w:b/>
      <w:bCs/>
      <w:color w:val="5B0F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725119">
      <w:bodyDiv w:val="1"/>
      <w:marLeft w:val="0"/>
      <w:marRight w:val="0"/>
      <w:marTop w:val="0"/>
      <w:marBottom w:val="0"/>
      <w:divBdr>
        <w:top w:val="none" w:sz="0" w:space="0" w:color="auto"/>
        <w:left w:val="none" w:sz="0" w:space="0" w:color="auto"/>
        <w:bottom w:val="none" w:sz="0" w:space="0" w:color="auto"/>
        <w:right w:val="none" w:sz="0" w:space="0" w:color="auto"/>
      </w:divBdr>
    </w:div>
    <w:div w:id="2006282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0F01E-0BC7-43CE-85FE-C8DB293E8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93299</Words>
  <Characters>531810</Characters>
  <Application>Microsoft Office Word</Application>
  <DocSecurity>0</DocSecurity>
  <Lines>4431</Lines>
  <Paragraphs>1247</Paragraphs>
  <ScaleCrop>false</ScaleCrop>
  <Company/>
  <LinksUpToDate>false</LinksUpToDate>
  <CharactersWithSpaces>623862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Fernandez Lozano</dc:creator>
  <cp:keywords/>
  <dc:description/>
  <cp:lastModifiedBy>Sofía Fernández</cp:lastModifiedBy>
  <cp:revision>2</cp:revision>
  <cp:lastPrinted>2024-04-10T22:02:00Z</cp:lastPrinted>
  <dcterms:created xsi:type="dcterms:W3CDTF">2025-05-05T18:17:00Z</dcterms:created>
  <dcterms:modified xsi:type="dcterms:W3CDTF">2025-05-05T18:17:00Z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id="kAN9LfxP"/&gt;&lt;style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name="delayCitationUpdates" value="true"/&gt;&lt;pref name="dontAskDelayCitationUpdates" value="true"/&gt;&lt;/prefs&gt;&lt;/data&gt;</vt:lpwstr>
  </property>
</Properties>
</file>